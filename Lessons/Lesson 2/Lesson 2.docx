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7656A39" w14:textId="77777777" w:rsidR="00D4054B" w:rsidRDefault="00D4054B">
      <w:pPr>
        <w:widowControl w:val="0"/>
        <w:jc w:val="center"/>
      </w:pPr>
    </w:p>
    <w:p w14:paraId="08A90545" w14:textId="77777777" w:rsidR="00D4054B" w:rsidRDefault="0094472D">
      <w:pPr>
        <w:widowControl w:val="0"/>
        <w:jc w:val="center"/>
      </w:pPr>
      <w:r>
        <w:rPr>
          <w:b/>
          <w:sz w:val="36"/>
          <w:szCs w:val="36"/>
        </w:rPr>
        <w:t xml:space="preserve">Use Dynamic Traffic Network Loading to Understand Traffic Congestion Propagation </w:t>
      </w:r>
    </w:p>
    <w:p w14:paraId="2FE363D7" w14:textId="0F12BD60" w:rsidR="0094472D" w:rsidRPr="00EF4039" w:rsidRDefault="0094472D" w:rsidP="00EF4039">
      <w:pPr>
        <w:widowControl w:val="0"/>
        <w:jc w:val="center"/>
        <w:rPr>
          <w:b/>
          <w:sz w:val="20"/>
          <w:szCs w:val="20"/>
        </w:rPr>
      </w:pPr>
      <w:r>
        <w:rPr>
          <w:b/>
          <w:sz w:val="20"/>
          <w:szCs w:val="20"/>
        </w:rPr>
        <w:t>(Understand Theoretical Basics of Dynamic Traffic Network Assignment and Simulation: Part II)</w:t>
      </w:r>
    </w:p>
    <w:p w14:paraId="7F60187B" w14:textId="5CF7C079" w:rsidR="00D4054B" w:rsidRDefault="0094472D" w:rsidP="00EF4039">
      <w:pPr>
        <w:widowControl w:val="0"/>
        <w:jc w:val="center"/>
      </w:pPr>
      <w:r>
        <w:rPr>
          <w:noProof/>
        </w:rPr>
        <w:drawing>
          <wp:inline distT="114300" distB="114300" distL="114300" distR="114300" wp14:anchorId="5C44B0C8" wp14:editId="523EDD8B">
            <wp:extent cx="4235669" cy="2732689"/>
            <wp:effectExtent l="0" t="0" r="0" b="0"/>
            <wp:docPr id="24"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8"/>
                    <a:srcRect/>
                    <a:stretch>
                      <a:fillRect/>
                    </a:stretch>
                  </pic:blipFill>
                  <pic:spPr>
                    <a:xfrm>
                      <a:off x="0" y="0"/>
                      <a:ext cx="4284994" cy="2764511"/>
                    </a:xfrm>
                    <a:prstGeom prst="rect">
                      <a:avLst/>
                    </a:prstGeom>
                    <a:ln/>
                  </pic:spPr>
                </pic:pic>
              </a:graphicData>
            </a:graphic>
          </wp:inline>
        </w:drawing>
      </w:r>
    </w:p>
    <w:p w14:paraId="7E014E39" w14:textId="279FCF6E" w:rsidR="009B5EEC" w:rsidRDefault="0094472D" w:rsidP="00EF4039">
      <w:pPr>
        <w:widowControl w:val="0"/>
        <w:jc w:val="center"/>
      </w:pPr>
      <w:r w:rsidRPr="0094472D">
        <w:rPr>
          <w:rFonts w:ascii="Times New Roman" w:hAnsi="Times New Roman" w:cs="Times New Roman"/>
          <w:b/>
          <w:sz w:val="24"/>
          <w:szCs w:val="24"/>
        </w:rPr>
        <w:t>Prepared by</w:t>
      </w:r>
      <w:r>
        <w:t>: Jiangtao Liu, Xuesong Zhou, Jinjin Tang, Jeffrey Taylor</w:t>
      </w:r>
    </w:p>
    <w:p w14:paraId="1322DD64" w14:textId="005F8450" w:rsidR="0094472D" w:rsidRDefault="00F839CE" w:rsidP="00F839CE">
      <w:pPr>
        <w:widowControl w:val="0"/>
        <w:rPr>
          <w:rFonts w:ascii="Times New Roman" w:hAnsi="Times New Roman" w:cs="Times New Roman"/>
          <w:b/>
          <w:sz w:val="24"/>
          <w:szCs w:val="24"/>
        </w:rPr>
      </w:pPr>
      <w:r>
        <w:rPr>
          <w:rFonts w:ascii="Times New Roman" w:hAnsi="Times New Roman" w:cs="Times New Roman"/>
          <w:b/>
          <w:sz w:val="24"/>
          <w:szCs w:val="24"/>
        </w:rPr>
        <w:t xml:space="preserve">                      </w:t>
      </w:r>
      <w:r w:rsidR="00EC23B9">
        <w:rPr>
          <w:rFonts w:ascii="Times New Roman" w:hAnsi="Times New Roman" w:cs="Times New Roman"/>
          <w:b/>
          <w:sz w:val="24"/>
          <w:szCs w:val="24"/>
        </w:rPr>
        <w:t xml:space="preserve">                             </w:t>
      </w:r>
      <w:r w:rsidRPr="00F839CE">
        <w:rPr>
          <w:rFonts w:ascii="Times New Roman" w:hAnsi="Times New Roman" w:cs="Times New Roman"/>
          <w:b/>
          <w:sz w:val="24"/>
          <w:szCs w:val="24"/>
        </w:rPr>
        <w:t>Goal:</w:t>
      </w:r>
    </w:p>
    <w:p w14:paraId="3B940265" w14:textId="77777777" w:rsidR="00F839CE" w:rsidRDefault="00F839CE" w:rsidP="00F839CE">
      <w:pPr>
        <w:widowControl w:val="0"/>
        <w:spacing w:line="240" w:lineRule="auto"/>
        <w:ind w:firstLine="720"/>
      </w:pPr>
      <w:r>
        <w:t xml:space="preserve">                                                (1) Understand major input and output data for a dynamic network loading program;</w:t>
      </w:r>
    </w:p>
    <w:p w14:paraId="382CB7F4" w14:textId="77777777" w:rsidR="00F839CE" w:rsidRDefault="00F839CE" w:rsidP="00F839CE">
      <w:pPr>
        <w:widowControl w:val="0"/>
        <w:spacing w:line="240" w:lineRule="auto"/>
        <w:ind w:firstLine="720"/>
      </w:pPr>
      <w:r>
        <w:t xml:space="preserve">                                                (2) Identify bottlenecks and model congestion propagation;</w:t>
      </w:r>
    </w:p>
    <w:p w14:paraId="2699EE9F" w14:textId="77777777" w:rsidR="00F839CE" w:rsidRDefault="00F839CE" w:rsidP="00F839CE">
      <w:pPr>
        <w:widowControl w:val="0"/>
        <w:spacing w:line="240" w:lineRule="auto"/>
        <w:ind w:firstLine="720"/>
      </w:pPr>
      <w:r>
        <w:t xml:space="preserve">                                                (3) Calculate traffic states through different computational approaches.</w:t>
      </w:r>
    </w:p>
    <w:p w14:paraId="4F1C8076" w14:textId="77777777" w:rsidR="00EF4039" w:rsidRDefault="00EF4039" w:rsidP="00EF4039"/>
    <w:p w14:paraId="2C9D6533" w14:textId="77777777" w:rsidR="0094472D" w:rsidRPr="001F3469" w:rsidRDefault="00724E55" w:rsidP="001F3469">
      <w:pPr>
        <w:widowControl w:val="0"/>
        <w:spacing w:line="436" w:lineRule="auto"/>
      </w:pPr>
      <w:hyperlink r:id="rId9"/>
    </w:p>
    <w:p w14:paraId="45F75A47" w14:textId="5B0A7677" w:rsidR="0094472D" w:rsidRDefault="0094472D" w:rsidP="00EF4039">
      <w:pPr>
        <w:widowControl w:val="0"/>
        <w:spacing w:line="436" w:lineRule="auto"/>
      </w:pPr>
    </w:p>
    <w:p w14:paraId="3D4F3A33" w14:textId="77777777" w:rsidR="00D4054B" w:rsidRDefault="00D4054B">
      <w:pPr>
        <w:widowControl w:val="0"/>
        <w:jc w:val="center"/>
      </w:pPr>
    </w:p>
    <w:p w14:paraId="2914DFCB" w14:textId="77777777" w:rsidR="00D4054B" w:rsidRPr="000F25E9" w:rsidRDefault="0094472D" w:rsidP="001F3469">
      <w:pPr>
        <w:widowControl w:val="0"/>
        <w:rPr>
          <w:rFonts w:ascii="Times New Roman" w:hAnsi="Times New Roman" w:cs="Times New Roman"/>
          <w:b/>
          <w:color w:val="222A35" w:themeColor="text2" w:themeShade="80"/>
          <w:sz w:val="36"/>
          <w:szCs w:val="36"/>
        </w:rPr>
      </w:pPr>
      <w:r w:rsidRPr="000F25E9">
        <w:rPr>
          <w:rFonts w:ascii="Times New Roman" w:hAnsi="Times New Roman" w:cs="Times New Roman"/>
          <w:b/>
          <w:color w:val="222A35" w:themeColor="text2" w:themeShade="80"/>
          <w:sz w:val="36"/>
          <w:szCs w:val="36"/>
        </w:rPr>
        <w:lastRenderedPageBreak/>
        <w:t>Contents</w:t>
      </w:r>
      <w:r w:rsidR="001F3469" w:rsidRPr="000F25E9">
        <w:rPr>
          <w:rFonts w:ascii="Times New Roman" w:hAnsi="Times New Roman" w:cs="Times New Roman"/>
          <w:b/>
          <w:color w:val="222A35" w:themeColor="text2" w:themeShade="80"/>
          <w:sz w:val="36"/>
          <w:szCs w:val="36"/>
        </w:rPr>
        <w:t>:</w:t>
      </w:r>
    </w:p>
    <w:p w14:paraId="20DA24D9" w14:textId="77777777" w:rsidR="001F3469" w:rsidRPr="001F3469" w:rsidRDefault="001F3469" w:rsidP="001F3469">
      <w:pPr>
        <w:widowControl w:val="0"/>
        <w:rPr>
          <w:rFonts w:ascii="Times New Roman" w:hAnsi="Times New Roman" w:cs="Times New Roman"/>
          <w:color w:val="833C0B" w:themeColor="accent2" w:themeShade="80"/>
          <w:sz w:val="24"/>
          <w:szCs w:val="24"/>
        </w:rPr>
      </w:pPr>
    </w:p>
    <w:p w14:paraId="6BC451DA" w14:textId="77777777" w:rsidR="00D4054B" w:rsidRPr="00EC23B9" w:rsidRDefault="00724E55" w:rsidP="000F25E9">
      <w:pPr>
        <w:rPr>
          <w:rFonts w:ascii="Times New Roman" w:hAnsi="Times New Roman" w:cs="Times New Roman"/>
          <w:color w:val="000000" w:themeColor="text1"/>
          <w:sz w:val="28"/>
          <w:szCs w:val="28"/>
        </w:rPr>
      </w:pPr>
      <w:hyperlink w:anchor="h.gjdgxs">
        <w:r w:rsidR="0094472D" w:rsidRPr="00EC23B9">
          <w:rPr>
            <w:rFonts w:ascii="Times New Roman" w:hAnsi="Times New Roman" w:cs="Times New Roman"/>
            <w:color w:val="000000" w:themeColor="text1"/>
            <w:sz w:val="28"/>
            <w:szCs w:val="28"/>
          </w:rPr>
          <w:t>Introduction to Dynamic Network Loading: Input and Output</w:t>
        </w:r>
      </w:hyperlink>
      <w:hyperlink w:anchor="h.gjdgxs"/>
    </w:p>
    <w:p w14:paraId="6584FACD" w14:textId="77777777" w:rsidR="00D4054B" w:rsidRPr="00EC23B9" w:rsidRDefault="00724E55" w:rsidP="000F25E9">
      <w:pPr>
        <w:rPr>
          <w:rFonts w:ascii="Times New Roman" w:hAnsi="Times New Roman" w:cs="Times New Roman"/>
          <w:color w:val="000000" w:themeColor="text1"/>
          <w:sz w:val="28"/>
          <w:szCs w:val="28"/>
        </w:rPr>
      </w:pPr>
      <w:hyperlink w:anchor="h.30j0zll">
        <w:r w:rsidR="0094472D" w:rsidRPr="00EC23B9">
          <w:rPr>
            <w:rFonts w:ascii="Times New Roman" w:hAnsi="Times New Roman" w:cs="Times New Roman"/>
            <w:color w:val="000000" w:themeColor="text1"/>
            <w:sz w:val="28"/>
            <w:szCs w:val="28"/>
          </w:rPr>
          <w:t>Overview of 3-corridor network and experiments</w:t>
        </w:r>
      </w:hyperlink>
      <w:hyperlink w:anchor="h.30j0zll"/>
    </w:p>
    <w:p w14:paraId="399665D0" w14:textId="77777777" w:rsidR="00D4054B" w:rsidRPr="00EC23B9" w:rsidRDefault="00724E55" w:rsidP="000F25E9">
      <w:pPr>
        <w:rPr>
          <w:rFonts w:ascii="Times New Roman" w:hAnsi="Times New Roman" w:cs="Times New Roman"/>
          <w:color w:val="000000" w:themeColor="text1"/>
          <w:sz w:val="28"/>
          <w:szCs w:val="28"/>
        </w:rPr>
      </w:pPr>
      <w:hyperlink w:anchor="h.1fob9te">
        <w:r w:rsidR="0094472D" w:rsidRPr="00EC23B9">
          <w:rPr>
            <w:rFonts w:ascii="Times New Roman" w:hAnsi="Times New Roman" w:cs="Times New Roman"/>
            <w:color w:val="000000" w:themeColor="text1"/>
            <w:sz w:val="28"/>
            <w:szCs w:val="28"/>
          </w:rPr>
          <w:t>(1) Network</w:t>
        </w:r>
      </w:hyperlink>
      <w:hyperlink w:anchor="h.1fob9te"/>
    </w:p>
    <w:p w14:paraId="59CCA026" w14:textId="48CB19E6" w:rsidR="00D4054B" w:rsidRPr="00EC23B9" w:rsidRDefault="00724E55" w:rsidP="000F25E9">
      <w:pPr>
        <w:ind w:left="1080"/>
        <w:rPr>
          <w:rFonts w:ascii="Times New Roman" w:hAnsi="Times New Roman" w:cs="Times New Roman"/>
          <w:sz w:val="28"/>
          <w:szCs w:val="28"/>
        </w:rPr>
      </w:pPr>
      <w:hyperlink w:anchor="h.3znysh7">
        <w:r w:rsidR="00D90D0E" w:rsidRPr="00EC23B9">
          <w:rPr>
            <w:rFonts w:ascii="Times New Roman" w:hAnsi="Times New Roman" w:cs="Times New Roman"/>
            <w:color w:val="1155CC"/>
            <w:sz w:val="28"/>
            <w:szCs w:val="28"/>
          </w:rPr>
          <w:t>1) Check</w:t>
        </w:r>
        <w:r w:rsidR="0094472D" w:rsidRPr="00EC23B9">
          <w:rPr>
            <w:rFonts w:ascii="Times New Roman" w:hAnsi="Times New Roman" w:cs="Times New Roman"/>
            <w:color w:val="1155CC"/>
            <w:sz w:val="28"/>
            <w:szCs w:val="28"/>
          </w:rPr>
          <w:t xml:space="preserve"> the property of the network</w:t>
        </w:r>
      </w:hyperlink>
      <w:hyperlink w:anchor="h.3znysh7"/>
    </w:p>
    <w:p w14:paraId="1A28A581" w14:textId="77777777" w:rsidR="00D4054B" w:rsidRPr="00EC23B9" w:rsidRDefault="00724E55" w:rsidP="000F25E9">
      <w:pPr>
        <w:ind w:left="1080"/>
        <w:rPr>
          <w:rFonts w:ascii="Times New Roman" w:hAnsi="Times New Roman" w:cs="Times New Roman"/>
          <w:sz w:val="28"/>
          <w:szCs w:val="28"/>
        </w:rPr>
      </w:pPr>
      <w:hyperlink w:anchor="h.2et92p0">
        <w:r w:rsidR="0094472D" w:rsidRPr="00EC23B9">
          <w:rPr>
            <w:rFonts w:ascii="Times New Roman" w:hAnsi="Times New Roman" w:cs="Times New Roman"/>
            <w:color w:val="1155CC"/>
            <w:sz w:val="28"/>
            <w:szCs w:val="28"/>
          </w:rPr>
          <w:t>2) Calculate travel time of three paths and find links with minimum capacity</w:t>
        </w:r>
      </w:hyperlink>
      <w:hyperlink w:anchor="h.2et92p0"/>
    </w:p>
    <w:p w14:paraId="2461F538" w14:textId="77777777" w:rsidR="00D4054B" w:rsidRPr="00EC23B9" w:rsidRDefault="00724E55" w:rsidP="000F25E9">
      <w:pPr>
        <w:rPr>
          <w:rFonts w:ascii="Times New Roman" w:hAnsi="Times New Roman" w:cs="Times New Roman"/>
          <w:color w:val="000000" w:themeColor="text1"/>
          <w:sz w:val="28"/>
          <w:szCs w:val="28"/>
        </w:rPr>
      </w:pPr>
      <w:hyperlink w:anchor="h.tyjcwt">
        <w:r w:rsidR="0094472D" w:rsidRPr="00EC23B9">
          <w:rPr>
            <w:rFonts w:ascii="Times New Roman" w:hAnsi="Times New Roman" w:cs="Times New Roman"/>
            <w:color w:val="000000" w:themeColor="text1"/>
            <w:sz w:val="28"/>
            <w:szCs w:val="28"/>
          </w:rPr>
          <w:t>(2) OD demand matrix</w:t>
        </w:r>
      </w:hyperlink>
      <w:hyperlink w:anchor="h.tyjcwt"/>
    </w:p>
    <w:p w14:paraId="5D093764" w14:textId="77777777" w:rsidR="00D4054B" w:rsidRPr="00EC23B9" w:rsidRDefault="00724E55" w:rsidP="000F25E9">
      <w:pPr>
        <w:rPr>
          <w:rFonts w:ascii="Times New Roman" w:hAnsi="Times New Roman" w:cs="Times New Roman"/>
          <w:sz w:val="28"/>
          <w:szCs w:val="28"/>
        </w:rPr>
      </w:pPr>
      <w:hyperlink w:anchor="h.3dy6vkm">
        <w:r w:rsidR="0094472D" w:rsidRPr="00EC23B9">
          <w:rPr>
            <w:rFonts w:ascii="Times New Roman" w:hAnsi="Times New Roman" w:cs="Times New Roman"/>
            <w:color w:val="000000" w:themeColor="text1"/>
            <w:sz w:val="28"/>
            <w:szCs w:val="28"/>
          </w:rPr>
          <w:t>(3) Traffic States as a result of demand-supply interactions</w:t>
        </w:r>
      </w:hyperlink>
      <w:hyperlink w:anchor="h.3dy6vkm"/>
    </w:p>
    <w:p w14:paraId="459ECD32" w14:textId="77777777" w:rsidR="00D4054B" w:rsidRPr="00EC23B9" w:rsidRDefault="00724E55" w:rsidP="000F25E9">
      <w:pPr>
        <w:ind w:left="1080"/>
        <w:rPr>
          <w:rFonts w:ascii="Times New Roman" w:hAnsi="Times New Roman" w:cs="Times New Roman"/>
          <w:sz w:val="28"/>
          <w:szCs w:val="28"/>
        </w:rPr>
      </w:pPr>
      <w:hyperlink w:anchor="h.1t3h5sf">
        <w:r w:rsidR="0094472D" w:rsidRPr="00EC23B9">
          <w:rPr>
            <w:rFonts w:ascii="Times New Roman" w:hAnsi="Times New Roman" w:cs="Times New Roman"/>
            <w:color w:val="1155CC"/>
            <w:sz w:val="28"/>
            <w:szCs w:val="28"/>
          </w:rPr>
          <w:t>(I) Network Level Text Display</w:t>
        </w:r>
      </w:hyperlink>
      <w:hyperlink w:anchor="h.1t3h5sf"/>
    </w:p>
    <w:p w14:paraId="7832D725" w14:textId="410D2490" w:rsidR="00D4054B" w:rsidRPr="00EC23B9" w:rsidRDefault="00724E55" w:rsidP="000F25E9">
      <w:pPr>
        <w:ind w:left="1080"/>
        <w:rPr>
          <w:rFonts w:ascii="Times New Roman" w:hAnsi="Times New Roman" w:cs="Times New Roman"/>
          <w:sz w:val="28"/>
          <w:szCs w:val="28"/>
        </w:rPr>
      </w:pPr>
      <w:hyperlink w:anchor="h.4d34og8">
        <w:r w:rsidR="0094472D" w:rsidRPr="00EC23B9">
          <w:rPr>
            <w:rFonts w:ascii="Times New Roman" w:hAnsi="Times New Roman" w:cs="Times New Roman"/>
            <w:color w:val="1155CC"/>
            <w:sz w:val="28"/>
            <w:szCs w:val="28"/>
          </w:rPr>
          <w:t>(II</w:t>
        </w:r>
        <w:r w:rsidR="00D90D0E" w:rsidRPr="00EC23B9">
          <w:rPr>
            <w:rFonts w:ascii="Times New Roman" w:hAnsi="Times New Roman" w:cs="Times New Roman"/>
            <w:color w:val="1155CC"/>
            <w:sz w:val="28"/>
            <w:szCs w:val="28"/>
          </w:rPr>
          <w:t>) Path</w:t>
        </w:r>
        <w:r w:rsidR="0094472D" w:rsidRPr="00EC23B9">
          <w:rPr>
            <w:rFonts w:ascii="Times New Roman" w:hAnsi="Times New Roman" w:cs="Times New Roman"/>
            <w:color w:val="1155CC"/>
            <w:sz w:val="28"/>
            <w:szCs w:val="28"/>
          </w:rPr>
          <w:t xml:space="preserve"> Level Dynamic Contour Plot</w:t>
        </w:r>
      </w:hyperlink>
      <w:hyperlink w:anchor="h.4d34og8"/>
    </w:p>
    <w:p w14:paraId="51749A6E" w14:textId="77777777" w:rsidR="00D4054B" w:rsidRPr="00EC23B9" w:rsidRDefault="00724E55" w:rsidP="000F25E9">
      <w:pPr>
        <w:ind w:left="1080"/>
        <w:rPr>
          <w:rFonts w:ascii="Times New Roman" w:hAnsi="Times New Roman" w:cs="Times New Roman"/>
          <w:sz w:val="28"/>
          <w:szCs w:val="28"/>
        </w:rPr>
      </w:pPr>
      <w:hyperlink w:anchor="h.2s8eyo1">
        <w:r w:rsidR="0094472D" w:rsidRPr="00EC23B9">
          <w:rPr>
            <w:rFonts w:ascii="Times New Roman" w:hAnsi="Times New Roman" w:cs="Times New Roman"/>
            <w:color w:val="1155CC"/>
            <w:sz w:val="28"/>
            <w:szCs w:val="28"/>
          </w:rPr>
          <w:t>(III) Link Level MOE Display</w:t>
        </w:r>
      </w:hyperlink>
      <w:hyperlink w:anchor="h.2s8eyo1"/>
    </w:p>
    <w:p w14:paraId="01554EB3" w14:textId="77777777" w:rsidR="00D4054B" w:rsidRPr="00EC23B9" w:rsidRDefault="00724E55" w:rsidP="000F25E9">
      <w:pPr>
        <w:ind w:left="1080"/>
        <w:rPr>
          <w:rFonts w:ascii="Times New Roman" w:hAnsi="Times New Roman" w:cs="Times New Roman"/>
          <w:sz w:val="28"/>
          <w:szCs w:val="28"/>
        </w:rPr>
      </w:pPr>
      <w:hyperlink w:anchor="h.17dp8vu">
        <w:r w:rsidR="0094472D" w:rsidRPr="00EC23B9">
          <w:rPr>
            <w:rFonts w:ascii="Times New Roman" w:hAnsi="Times New Roman" w:cs="Times New Roman"/>
            <w:color w:val="1155CC"/>
            <w:sz w:val="28"/>
            <w:szCs w:val="28"/>
          </w:rPr>
          <w:t>(IV) Time-dependent Link MOE Visualization</w:t>
        </w:r>
      </w:hyperlink>
      <w:hyperlink w:anchor="h.17dp8vu"/>
    </w:p>
    <w:p w14:paraId="40B8C93F" w14:textId="77777777" w:rsidR="00D4054B" w:rsidRPr="00EC23B9" w:rsidRDefault="00724E55" w:rsidP="000F25E9">
      <w:pPr>
        <w:ind w:left="1080"/>
        <w:rPr>
          <w:rFonts w:ascii="Times New Roman" w:hAnsi="Times New Roman" w:cs="Times New Roman"/>
          <w:sz w:val="28"/>
          <w:szCs w:val="28"/>
        </w:rPr>
      </w:pPr>
      <w:hyperlink w:anchor="h.3rdcrjn">
        <w:r w:rsidR="0094472D" w:rsidRPr="00EC23B9">
          <w:rPr>
            <w:rFonts w:ascii="Times New Roman" w:hAnsi="Times New Roman" w:cs="Times New Roman"/>
            <w:color w:val="1155CC"/>
            <w:sz w:val="28"/>
            <w:szCs w:val="28"/>
          </w:rPr>
          <w:t>(V) Introduction to two methods for traffic state estimation</w:t>
        </w:r>
      </w:hyperlink>
      <w:hyperlink w:anchor="h.3rdcrjn"/>
    </w:p>
    <w:p w14:paraId="0C0D53C7" w14:textId="77777777" w:rsidR="00D4054B" w:rsidRPr="00EC23B9" w:rsidRDefault="00724E55" w:rsidP="000F25E9">
      <w:pPr>
        <w:rPr>
          <w:rFonts w:ascii="Times New Roman" w:hAnsi="Times New Roman" w:cs="Times New Roman"/>
          <w:color w:val="000000" w:themeColor="text1"/>
          <w:sz w:val="28"/>
          <w:szCs w:val="28"/>
        </w:rPr>
      </w:pPr>
      <w:hyperlink w:anchor="h.26in1rg">
        <w:r w:rsidR="0094472D" w:rsidRPr="00EC23B9">
          <w:rPr>
            <w:rFonts w:ascii="Times New Roman" w:hAnsi="Times New Roman" w:cs="Times New Roman"/>
            <w:color w:val="000000" w:themeColor="text1"/>
            <w:sz w:val="28"/>
            <w:szCs w:val="28"/>
          </w:rPr>
          <w:t>(4) Simulation setup</w:t>
        </w:r>
      </w:hyperlink>
      <w:hyperlink w:anchor="h.26in1rg"/>
    </w:p>
    <w:p w14:paraId="7653A8B8" w14:textId="77777777" w:rsidR="00D4054B" w:rsidRPr="00EC23B9" w:rsidRDefault="00724E55" w:rsidP="000F25E9">
      <w:pPr>
        <w:ind w:left="360"/>
        <w:rPr>
          <w:rFonts w:ascii="Times New Roman" w:hAnsi="Times New Roman" w:cs="Times New Roman"/>
          <w:sz w:val="28"/>
          <w:szCs w:val="28"/>
        </w:rPr>
      </w:pPr>
      <w:hyperlink w:anchor="h.lnxbz9">
        <w:r w:rsidR="0094472D" w:rsidRPr="00EC23B9">
          <w:rPr>
            <w:rFonts w:ascii="Times New Roman" w:hAnsi="Times New Roman" w:cs="Times New Roman"/>
            <w:color w:val="1155CC"/>
            <w:sz w:val="28"/>
            <w:szCs w:val="28"/>
          </w:rPr>
          <w:t>Case1: demand = supply (multiplier = 1.0)</w:t>
        </w:r>
      </w:hyperlink>
      <w:hyperlink w:anchor="h.lnxbz9"/>
    </w:p>
    <w:p w14:paraId="027C9A3A" w14:textId="77777777" w:rsidR="00D4054B" w:rsidRPr="00EC23B9" w:rsidRDefault="00724E55" w:rsidP="000F25E9">
      <w:pPr>
        <w:ind w:left="720"/>
        <w:rPr>
          <w:rFonts w:ascii="Times New Roman" w:hAnsi="Times New Roman" w:cs="Times New Roman"/>
          <w:sz w:val="28"/>
          <w:szCs w:val="28"/>
        </w:rPr>
      </w:pPr>
      <w:hyperlink w:anchor="h.35nkun2">
        <w:r w:rsidR="0094472D" w:rsidRPr="00EC23B9">
          <w:rPr>
            <w:rFonts w:ascii="Times New Roman" w:hAnsi="Times New Roman" w:cs="Times New Roman"/>
            <w:color w:val="1155CC"/>
            <w:sz w:val="28"/>
            <w:szCs w:val="28"/>
          </w:rPr>
          <w:t>(1) DTALite (KW SimulationModel)</w:t>
        </w:r>
      </w:hyperlink>
      <w:hyperlink w:anchor="h.35nkun2"/>
    </w:p>
    <w:p w14:paraId="01354E75" w14:textId="77777777" w:rsidR="00D4054B" w:rsidRPr="00EC23B9" w:rsidRDefault="00724E55" w:rsidP="000F25E9">
      <w:pPr>
        <w:ind w:left="720"/>
        <w:rPr>
          <w:rFonts w:ascii="Times New Roman" w:hAnsi="Times New Roman" w:cs="Times New Roman"/>
          <w:sz w:val="28"/>
          <w:szCs w:val="28"/>
        </w:rPr>
      </w:pPr>
      <w:hyperlink w:anchor="h.1ksv4uv">
        <w:r w:rsidR="0094472D" w:rsidRPr="00EC23B9">
          <w:rPr>
            <w:rFonts w:ascii="Times New Roman" w:hAnsi="Times New Roman" w:cs="Times New Roman"/>
            <w:color w:val="1155CC"/>
            <w:sz w:val="28"/>
            <w:szCs w:val="28"/>
          </w:rPr>
          <w:t>(2) Graphical Method</w:t>
        </w:r>
      </w:hyperlink>
      <w:hyperlink w:anchor="h.1ksv4uv"/>
    </w:p>
    <w:p w14:paraId="750F987F" w14:textId="77777777" w:rsidR="00D4054B" w:rsidRPr="00EC23B9" w:rsidRDefault="00724E55" w:rsidP="000F25E9">
      <w:pPr>
        <w:ind w:left="360"/>
        <w:rPr>
          <w:rFonts w:ascii="Times New Roman" w:hAnsi="Times New Roman" w:cs="Times New Roman"/>
          <w:sz w:val="28"/>
          <w:szCs w:val="28"/>
        </w:rPr>
      </w:pPr>
      <w:hyperlink w:anchor="h.44sinio">
        <w:r w:rsidR="0094472D" w:rsidRPr="00EC23B9">
          <w:rPr>
            <w:rFonts w:ascii="Times New Roman" w:hAnsi="Times New Roman" w:cs="Times New Roman"/>
            <w:color w:val="1155CC"/>
            <w:sz w:val="28"/>
            <w:szCs w:val="28"/>
          </w:rPr>
          <w:t>Case2: demand &gt; supply (multiplier=1.2)</w:t>
        </w:r>
      </w:hyperlink>
      <w:hyperlink w:anchor="h.44sinio"/>
    </w:p>
    <w:p w14:paraId="725A4799" w14:textId="77777777" w:rsidR="00D4054B" w:rsidRPr="00EC23B9" w:rsidRDefault="00724E55" w:rsidP="000F25E9">
      <w:pPr>
        <w:ind w:left="720"/>
        <w:rPr>
          <w:rFonts w:ascii="Times New Roman" w:hAnsi="Times New Roman" w:cs="Times New Roman"/>
          <w:sz w:val="28"/>
          <w:szCs w:val="28"/>
        </w:rPr>
      </w:pPr>
      <w:hyperlink w:anchor="h.2jxsxqh">
        <w:r w:rsidR="0094472D" w:rsidRPr="00EC23B9">
          <w:rPr>
            <w:rFonts w:ascii="Times New Roman" w:hAnsi="Times New Roman" w:cs="Times New Roman"/>
            <w:color w:val="1155CC"/>
            <w:sz w:val="28"/>
            <w:szCs w:val="28"/>
          </w:rPr>
          <w:t>(1) DTALite (KW Simulation Model)</w:t>
        </w:r>
      </w:hyperlink>
      <w:hyperlink w:anchor="h.2jxsxqh"/>
    </w:p>
    <w:p w14:paraId="0C79B557" w14:textId="77777777" w:rsidR="00D4054B" w:rsidRPr="00EC23B9" w:rsidRDefault="00724E55" w:rsidP="000F25E9">
      <w:pPr>
        <w:ind w:left="720"/>
        <w:rPr>
          <w:rFonts w:ascii="Times New Roman" w:hAnsi="Times New Roman" w:cs="Times New Roman"/>
          <w:sz w:val="28"/>
          <w:szCs w:val="28"/>
        </w:rPr>
      </w:pPr>
      <w:hyperlink w:anchor="h.z337ya">
        <w:r w:rsidR="0094472D" w:rsidRPr="00EC23B9">
          <w:rPr>
            <w:rFonts w:ascii="Times New Roman" w:hAnsi="Times New Roman" w:cs="Times New Roman"/>
            <w:color w:val="1155CC"/>
            <w:sz w:val="28"/>
            <w:szCs w:val="28"/>
          </w:rPr>
          <w:t>(2) Graphical Method</w:t>
        </w:r>
      </w:hyperlink>
      <w:hyperlink w:anchor="h.z337ya"/>
    </w:p>
    <w:p w14:paraId="342E8EB7" w14:textId="77777777" w:rsidR="00D4054B" w:rsidRPr="00EC23B9" w:rsidRDefault="00724E55" w:rsidP="000F25E9">
      <w:pPr>
        <w:ind w:left="360"/>
        <w:rPr>
          <w:rFonts w:ascii="Times New Roman" w:hAnsi="Times New Roman" w:cs="Times New Roman"/>
          <w:sz w:val="28"/>
          <w:szCs w:val="28"/>
        </w:rPr>
      </w:pPr>
      <w:hyperlink w:anchor="h.3j2qqm3">
        <w:r w:rsidR="0094472D" w:rsidRPr="00EC23B9">
          <w:rPr>
            <w:rFonts w:ascii="Times New Roman" w:hAnsi="Times New Roman" w:cs="Times New Roman"/>
            <w:color w:val="1155CC"/>
            <w:sz w:val="28"/>
            <w:szCs w:val="28"/>
          </w:rPr>
          <w:t>Case3: demand &gt; supply (multiplier = 1.3)</w:t>
        </w:r>
      </w:hyperlink>
      <w:hyperlink w:anchor="h.3j2qqm3"/>
    </w:p>
    <w:p w14:paraId="7925E096" w14:textId="77777777" w:rsidR="00D4054B" w:rsidRPr="00EC23B9" w:rsidRDefault="00724E55" w:rsidP="000F25E9">
      <w:pPr>
        <w:ind w:left="720"/>
        <w:rPr>
          <w:rFonts w:ascii="Times New Roman" w:hAnsi="Times New Roman" w:cs="Times New Roman"/>
          <w:sz w:val="28"/>
          <w:szCs w:val="28"/>
        </w:rPr>
      </w:pPr>
      <w:hyperlink w:anchor="h.1y810tw">
        <w:r w:rsidR="0094472D" w:rsidRPr="00EC23B9">
          <w:rPr>
            <w:rFonts w:ascii="Times New Roman" w:hAnsi="Times New Roman" w:cs="Times New Roman"/>
            <w:color w:val="1155CC"/>
            <w:sz w:val="28"/>
            <w:szCs w:val="28"/>
          </w:rPr>
          <w:t>(1) DTALite (KW Simulation Model)</w:t>
        </w:r>
      </w:hyperlink>
      <w:hyperlink w:anchor="h.1y810tw"/>
    </w:p>
    <w:p w14:paraId="73A154A1" w14:textId="56C03B1A" w:rsidR="001F3469" w:rsidRPr="00EC23B9" w:rsidRDefault="00724E55" w:rsidP="000F25E9">
      <w:pPr>
        <w:ind w:left="720"/>
        <w:rPr>
          <w:rFonts w:ascii="Times New Roman" w:hAnsi="Times New Roman" w:cs="Times New Roman"/>
          <w:sz w:val="28"/>
          <w:szCs w:val="28"/>
        </w:rPr>
      </w:pPr>
      <w:hyperlink w:anchor="h.4i7ojhp">
        <w:r w:rsidR="0094472D" w:rsidRPr="00EC23B9">
          <w:rPr>
            <w:rFonts w:ascii="Times New Roman" w:hAnsi="Times New Roman" w:cs="Times New Roman"/>
            <w:color w:val="1155CC"/>
            <w:sz w:val="28"/>
            <w:szCs w:val="28"/>
          </w:rPr>
          <w:t>(2) Graphical Method</w:t>
        </w:r>
      </w:hyperlink>
      <w:hyperlink w:anchor="h.4i7ojhp"/>
      <w:bookmarkStart w:id="0" w:name="h.gjdgxs" w:colFirst="0" w:colLast="0"/>
      <w:bookmarkEnd w:id="0"/>
    </w:p>
    <w:tbl>
      <w:tblPr>
        <w:tblStyle w:val="a1"/>
        <w:tblpPr w:leftFromText="180" w:rightFromText="180" w:vertAnchor="text" w:horzAnchor="margin" w:tblpY="1442"/>
        <w:tblW w:w="125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40"/>
        <w:gridCol w:w="5034"/>
      </w:tblGrid>
      <w:tr w:rsidR="00F839CE" w14:paraId="6FFA6768" w14:textId="77777777" w:rsidTr="00F839CE">
        <w:trPr>
          <w:trHeight w:val="5222"/>
        </w:trPr>
        <w:tc>
          <w:tcPr>
            <w:tcW w:w="7540" w:type="dxa"/>
            <w:tcMar>
              <w:top w:w="100" w:type="dxa"/>
              <w:left w:w="100" w:type="dxa"/>
              <w:bottom w:w="100" w:type="dxa"/>
              <w:right w:w="100" w:type="dxa"/>
            </w:tcMar>
          </w:tcPr>
          <w:p w14:paraId="0F3889B8" w14:textId="77777777" w:rsidR="00F839CE" w:rsidRDefault="00F839CE" w:rsidP="00F839CE">
            <w:pPr>
              <w:widowControl w:val="0"/>
              <w:spacing w:line="240" w:lineRule="auto"/>
              <w:contextualSpacing w:val="0"/>
              <w:jc w:val="center"/>
            </w:pPr>
            <w:r>
              <w:rPr>
                <w:noProof/>
              </w:rPr>
              <w:lastRenderedPageBreak/>
              <w:drawing>
                <wp:inline distT="114300" distB="114300" distL="114300" distR="114300" wp14:anchorId="50C6051F" wp14:editId="57BF581E">
                  <wp:extent cx="4004441" cy="4025462"/>
                  <wp:effectExtent l="190500" t="190500" r="186690" b="184785"/>
                  <wp:docPr id="47"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0"/>
                          <a:srcRect/>
                          <a:stretch>
                            <a:fillRect/>
                          </a:stretch>
                        </pic:blipFill>
                        <pic:spPr>
                          <a:xfrm>
                            <a:off x="0" y="0"/>
                            <a:ext cx="4029563" cy="4050716"/>
                          </a:xfrm>
                          <a:prstGeom prst="rect">
                            <a:avLst/>
                          </a:prstGeom>
                          <a:ln>
                            <a:noFill/>
                          </a:ln>
                          <a:effectLst>
                            <a:outerShdw blurRad="190500" algn="tl" rotWithShape="0">
                              <a:srgbClr val="000000">
                                <a:alpha val="70000"/>
                              </a:srgbClr>
                            </a:outerShdw>
                          </a:effectLst>
                        </pic:spPr>
                      </pic:pic>
                    </a:graphicData>
                  </a:graphic>
                </wp:inline>
              </w:drawing>
            </w:r>
          </w:p>
          <w:p w14:paraId="07081A9C" w14:textId="43CC0507" w:rsidR="00F839CE" w:rsidRPr="00F839CE" w:rsidRDefault="00F839CE" w:rsidP="00F839CE">
            <w:pPr>
              <w:widowControl w:val="0"/>
              <w:spacing w:line="240" w:lineRule="auto"/>
              <w:contextualSpacing w:val="0"/>
              <w:jc w:val="center"/>
              <w:rPr>
                <w:sz w:val="16"/>
                <w:szCs w:val="16"/>
              </w:rPr>
            </w:pPr>
            <w:r w:rsidRPr="00F839CE">
              <w:rPr>
                <w:sz w:val="16"/>
                <w:szCs w:val="16"/>
              </w:rPr>
              <w:t xml:space="preserve">Fig.1. </w:t>
            </w:r>
            <w:r w:rsidR="000F25E9" w:rsidRPr="00F839CE">
              <w:rPr>
                <w:sz w:val="16"/>
                <w:szCs w:val="16"/>
              </w:rPr>
              <w:t>The</w:t>
            </w:r>
            <w:r w:rsidRPr="00F839CE">
              <w:rPr>
                <w:sz w:val="16"/>
                <w:szCs w:val="16"/>
              </w:rPr>
              <w:t xml:space="preserve"> process of dynamic network loading</w:t>
            </w:r>
          </w:p>
          <w:p w14:paraId="5CF18014" w14:textId="77777777" w:rsidR="00F839CE" w:rsidRDefault="00F839CE" w:rsidP="00F839CE">
            <w:pPr>
              <w:widowControl w:val="0"/>
              <w:spacing w:line="240" w:lineRule="auto"/>
              <w:contextualSpacing w:val="0"/>
              <w:jc w:val="center"/>
            </w:pPr>
          </w:p>
        </w:tc>
        <w:tc>
          <w:tcPr>
            <w:tcW w:w="5034" w:type="dxa"/>
            <w:tcMar>
              <w:top w:w="100" w:type="dxa"/>
              <w:left w:w="100" w:type="dxa"/>
              <w:bottom w:w="100" w:type="dxa"/>
              <w:right w:w="100" w:type="dxa"/>
            </w:tcMar>
          </w:tcPr>
          <w:p w14:paraId="37CB5BF4" w14:textId="77777777" w:rsidR="00F839CE" w:rsidRPr="001F3469" w:rsidRDefault="00F839CE" w:rsidP="00F839CE">
            <w:pPr>
              <w:widowControl w:val="0"/>
              <w:spacing w:line="240" w:lineRule="auto"/>
              <w:contextualSpacing w:val="0"/>
              <w:rPr>
                <w:sz w:val="16"/>
                <w:szCs w:val="16"/>
              </w:rPr>
            </w:pPr>
            <w:r w:rsidRPr="001F3469">
              <w:rPr>
                <w:sz w:val="16"/>
                <w:szCs w:val="16"/>
              </w:rPr>
              <w:t xml:space="preserve">1. The </w:t>
            </w:r>
            <w:r w:rsidRPr="001F3469">
              <w:rPr>
                <w:b/>
                <w:sz w:val="16"/>
                <w:szCs w:val="16"/>
              </w:rPr>
              <w:t>basic data input</w:t>
            </w:r>
            <w:r w:rsidRPr="001F3469">
              <w:rPr>
                <w:sz w:val="16"/>
                <w:szCs w:val="16"/>
              </w:rPr>
              <w:t xml:space="preserve"> for a dynamic network loading program (</w:t>
            </w:r>
            <w:r w:rsidRPr="001F3469">
              <w:rPr>
                <w:color w:val="FF0000"/>
                <w:sz w:val="16"/>
                <w:szCs w:val="16"/>
              </w:rPr>
              <w:t>g</w:t>
            </w:r>
            <w:r w:rsidRPr="001F3469">
              <w:rPr>
                <w:sz w:val="16"/>
                <w:szCs w:val="16"/>
              </w:rPr>
              <w:t>) includes time-dependent origin-destination demand (</w:t>
            </w:r>
            <w:r w:rsidRPr="001F3469">
              <w:rPr>
                <w:color w:val="FF0000"/>
                <w:sz w:val="16"/>
                <w:szCs w:val="16"/>
              </w:rPr>
              <w:t>a</w:t>
            </w:r>
            <w:r w:rsidRPr="001F3469">
              <w:rPr>
                <w:sz w:val="16"/>
                <w:szCs w:val="16"/>
              </w:rPr>
              <w:t xml:space="preserve">) and the traffic network </w:t>
            </w:r>
            <w:r w:rsidRPr="001F3469">
              <w:rPr>
                <w:color w:val="FF0000"/>
                <w:sz w:val="16"/>
                <w:szCs w:val="16"/>
              </w:rPr>
              <w:t>(b</w:t>
            </w:r>
            <w:r w:rsidRPr="001F3469">
              <w:rPr>
                <w:sz w:val="16"/>
                <w:szCs w:val="16"/>
              </w:rPr>
              <w:t>) with road capacity constraints on links and nodes.</w:t>
            </w:r>
          </w:p>
          <w:p w14:paraId="0F936D92" w14:textId="77777777" w:rsidR="00F839CE" w:rsidRPr="001F3469" w:rsidRDefault="00F839CE" w:rsidP="00F839CE">
            <w:pPr>
              <w:widowControl w:val="0"/>
              <w:spacing w:line="240" w:lineRule="auto"/>
              <w:contextualSpacing w:val="0"/>
              <w:rPr>
                <w:sz w:val="16"/>
                <w:szCs w:val="16"/>
              </w:rPr>
            </w:pPr>
          </w:p>
          <w:p w14:paraId="25DF29EC" w14:textId="77777777" w:rsidR="00F839CE" w:rsidRPr="001F3469" w:rsidRDefault="00F839CE" w:rsidP="00F839CE">
            <w:pPr>
              <w:widowControl w:val="0"/>
              <w:spacing w:line="240" w:lineRule="auto"/>
              <w:contextualSpacing w:val="0"/>
              <w:rPr>
                <w:sz w:val="16"/>
                <w:szCs w:val="16"/>
              </w:rPr>
            </w:pPr>
            <w:r w:rsidRPr="001F3469">
              <w:rPr>
                <w:sz w:val="16"/>
                <w:szCs w:val="16"/>
              </w:rPr>
              <w:t>2.</w:t>
            </w:r>
            <w:r w:rsidRPr="001F3469">
              <w:rPr>
                <w:b/>
                <w:sz w:val="16"/>
                <w:szCs w:val="16"/>
              </w:rPr>
              <w:t xml:space="preserve"> Activity locations </w:t>
            </w:r>
            <w:r w:rsidRPr="001F3469">
              <w:rPr>
                <w:sz w:val="16"/>
                <w:szCs w:val="16"/>
              </w:rPr>
              <w:t>(</w:t>
            </w:r>
            <w:r w:rsidRPr="001F3469">
              <w:rPr>
                <w:color w:val="FF0000"/>
                <w:sz w:val="16"/>
                <w:szCs w:val="16"/>
              </w:rPr>
              <w:t>c</w:t>
            </w:r>
            <w:r w:rsidRPr="001F3469">
              <w:rPr>
                <w:sz w:val="16"/>
                <w:szCs w:val="16"/>
              </w:rPr>
              <w:t>) describe a zone-to-node mapping between OD demand matrix (</w:t>
            </w:r>
            <w:r w:rsidRPr="001F3469">
              <w:rPr>
                <w:color w:val="FF0000"/>
                <w:sz w:val="16"/>
                <w:szCs w:val="16"/>
              </w:rPr>
              <w:t>a</w:t>
            </w:r>
            <w:r w:rsidRPr="001F3469">
              <w:rPr>
                <w:sz w:val="16"/>
                <w:szCs w:val="16"/>
              </w:rPr>
              <w:t>) and the traffic network (</w:t>
            </w:r>
            <w:r w:rsidRPr="001F3469">
              <w:rPr>
                <w:color w:val="FF0000"/>
                <w:sz w:val="16"/>
                <w:szCs w:val="16"/>
              </w:rPr>
              <w:t>b</w:t>
            </w:r>
            <w:r w:rsidRPr="001F3469">
              <w:rPr>
                <w:sz w:val="16"/>
                <w:szCs w:val="16"/>
              </w:rPr>
              <w:t>). The vehicles generation process (</w:t>
            </w:r>
            <w:r w:rsidRPr="001F3469">
              <w:rPr>
                <w:color w:val="FF0000"/>
                <w:sz w:val="16"/>
                <w:szCs w:val="16"/>
              </w:rPr>
              <w:t>d</w:t>
            </w:r>
            <w:r w:rsidRPr="001F3469">
              <w:rPr>
                <w:sz w:val="16"/>
                <w:szCs w:val="16"/>
              </w:rPr>
              <w:t>) determines specific origin, destination, and departure time of agents/vehicles, which leads to an agent attribute database (</w:t>
            </w:r>
            <w:r w:rsidRPr="001F3469">
              <w:rPr>
                <w:color w:val="FF0000"/>
                <w:sz w:val="16"/>
                <w:szCs w:val="16"/>
              </w:rPr>
              <w:t>i</w:t>
            </w:r>
            <w:r w:rsidRPr="001F3469">
              <w:rPr>
                <w:sz w:val="16"/>
                <w:szCs w:val="16"/>
              </w:rPr>
              <w:t>), to be iteratively updated throughout the simulation process.</w:t>
            </w:r>
          </w:p>
          <w:p w14:paraId="7D57F8D4" w14:textId="77777777" w:rsidR="00F839CE" w:rsidRPr="001F3469" w:rsidRDefault="00F839CE" w:rsidP="00F839CE">
            <w:pPr>
              <w:widowControl w:val="0"/>
              <w:spacing w:line="240" w:lineRule="auto"/>
              <w:contextualSpacing w:val="0"/>
              <w:rPr>
                <w:sz w:val="16"/>
                <w:szCs w:val="16"/>
              </w:rPr>
            </w:pPr>
          </w:p>
          <w:p w14:paraId="32F1E2C4" w14:textId="77777777" w:rsidR="00F839CE" w:rsidRPr="001F3469" w:rsidRDefault="00F839CE" w:rsidP="00F839CE">
            <w:pPr>
              <w:widowControl w:val="0"/>
              <w:spacing w:line="240" w:lineRule="auto"/>
              <w:contextualSpacing w:val="0"/>
              <w:rPr>
                <w:sz w:val="16"/>
                <w:szCs w:val="16"/>
              </w:rPr>
            </w:pPr>
            <w:r w:rsidRPr="001F3469">
              <w:rPr>
                <w:sz w:val="16"/>
                <w:szCs w:val="16"/>
              </w:rPr>
              <w:t>3. Through calculating the</w:t>
            </w:r>
            <w:r w:rsidRPr="001F3469">
              <w:rPr>
                <w:b/>
                <w:sz w:val="16"/>
                <w:szCs w:val="16"/>
              </w:rPr>
              <w:t xml:space="preserve"> dynamic travel time </w:t>
            </w:r>
            <w:r w:rsidRPr="001F3469">
              <w:rPr>
                <w:sz w:val="16"/>
                <w:szCs w:val="16"/>
              </w:rPr>
              <w:t>of all links (free-flow travel time is used at first iteration), corresponding to element (</w:t>
            </w:r>
            <w:r w:rsidRPr="001F3469">
              <w:rPr>
                <w:color w:val="FF0000"/>
                <w:sz w:val="16"/>
                <w:szCs w:val="16"/>
              </w:rPr>
              <w:t>e</w:t>
            </w:r>
            <w:r w:rsidRPr="001F3469">
              <w:rPr>
                <w:sz w:val="16"/>
                <w:szCs w:val="16"/>
              </w:rPr>
              <w:t>), the</w:t>
            </w:r>
            <w:r w:rsidRPr="001F3469">
              <w:rPr>
                <w:color w:val="FF0000"/>
                <w:sz w:val="16"/>
                <w:szCs w:val="16"/>
              </w:rPr>
              <w:t xml:space="preserve"> </w:t>
            </w:r>
            <w:r w:rsidRPr="001F3469">
              <w:rPr>
                <w:b/>
                <w:sz w:val="16"/>
                <w:szCs w:val="16"/>
              </w:rPr>
              <w:t>route choice model</w:t>
            </w:r>
            <w:r w:rsidRPr="001F3469">
              <w:rPr>
                <w:sz w:val="16"/>
                <w:szCs w:val="16"/>
              </w:rPr>
              <w:t xml:space="preserve"> (</w:t>
            </w:r>
            <w:r w:rsidRPr="001F3469">
              <w:rPr>
                <w:color w:val="FF0000"/>
                <w:sz w:val="16"/>
                <w:szCs w:val="16"/>
              </w:rPr>
              <w:t>f</w:t>
            </w:r>
            <w:r w:rsidRPr="001F3469">
              <w:rPr>
                <w:sz w:val="16"/>
                <w:szCs w:val="16"/>
              </w:rPr>
              <w:t>) embeds a standard time-dependent least-cost path algorithm (</w:t>
            </w:r>
            <w:r w:rsidRPr="001F3469">
              <w:rPr>
                <w:color w:val="FF0000"/>
                <w:sz w:val="16"/>
                <w:szCs w:val="16"/>
              </w:rPr>
              <w:t>k</w:t>
            </w:r>
            <w:r w:rsidRPr="001F3469">
              <w:rPr>
                <w:sz w:val="16"/>
                <w:szCs w:val="16"/>
              </w:rPr>
              <w:t>) to generate paths for all agents.</w:t>
            </w:r>
          </w:p>
          <w:p w14:paraId="04953586" w14:textId="77777777" w:rsidR="00F839CE" w:rsidRPr="001F3469" w:rsidRDefault="00F839CE" w:rsidP="00F839CE">
            <w:pPr>
              <w:widowControl w:val="0"/>
              <w:spacing w:line="240" w:lineRule="auto"/>
              <w:contextualSpacing w:val="0"/>
              <w:rPr>
                <w:sz w:val="16"/>
                <w:szCs w:val="16"/>
              </w:rPr>
            </w:pPr>
          </w:p>
          <w:p w14:paraId="6B33119F" w14:textId="77777777" w:rsidR="00F839CE" w:rsidRPr="001F3469" w:rsidRDefault="00F839CE" w:rsidP="00F839CE">
            <w:pPr>
              <w:widowControl w:val="0"/>
              <w:spacing w:line="240" w:lineRule="auto"/>
              <w:contextualSpacing w:val="0"/>
              <w:rPr>
                <w:sz w:val="16"/>
                <w:szCs w:val="16"/>
              </w:rPr>
            </w:pPr>
            <w:r w:rsidRPr="001F3469">
              <w:rPr>
                <w:sz w:val="16"/>
                <w:szCs w:val="16"/>
              </w:rPr>
              <w:t xml:space="preserve">4. The core </w:t>
            </w:r>
            <w:r w:rsidRPr="001F3469">
              <w:rPr>
                <w:b/>
                <w:sz w:val="16"/>
                <w:szCs w:val="16"/>
              </w:rPr>
              <w:t>dynamic network loading program</w:t>
            </w:r>
            <w:r w:rsidRPr="001F3469">
              <w:rPr>
                <w:sz w:val="16"/>
                <w:szCs w:val="16"/>
              </w:rPr>
              <w:t xml:space="preserve"> (</w:t>
            </w:r>
            <w:r w:rsidRPr="001F3469">
              <w:rPr>
                <w:color w:val="FF0000"/>
                <w:sz w:val="16"/>
                <w:szCs w:val="16"/>
              </w:rPr>
              <w:t>g</w:t>
            </w:r>
            <w:r w:rsidRPr="001F3469">
              <w:rPr>
                <w:sz w:val="16"/>
                <w:szCs w:val="16"/>
              </w:rPr>
              <w:t>) loads previously generated agents on the traffic network for the entire planning horizon, which produces traffic data output (</w:t>
            </w:r>
            <w:r w:rsidRPr="001F3469">
              <w:rPr>
                <w:color w:val="FF0000"/>
                <w:sz w:val="16"/>
                <w:szCs w:val="16"/>
              </w:rPr>
              <w:t>h</w:t>
            </w:r>
            <w:r w:rsidRPr="001F3469">
              <w:rPr>
                <w:sz w:val="16"/>
                <w:szCs w:val="16"/>
              </w:rPr>
              <w:t>) that describes time-varying traffic states at the link level, including traffic flow volume, traffic density, speed, travel time. The link-based traffic states (</w:t>
            </w:r>
            <w:r w:rsidRPr="001F3469">
              <w:rPr>
                <w:color w:val="FF0000"/>
                <w:sz w:val="16"/>
                <w:szCs w:val="16"/>
              </w:rPr>
              <w:t>h</w:t>
            </w:r>
            <w:r w:rsidRPr="001F3469">
              <w:rPr>
                <w:sz w:val="16"/>
                <w:szCs w:val="16"/>
              </w:rPr>
              <w:t>) can be further processed to represent traffic congestion and propagation at the aggregated path level, as well as update the time-dependent travel time database (</w:t>
            </w:r>
            <w:r w:rsidRPr="001F3469">
              <w:rPr>
                <w:color w:val="FF0000"/>
                <w:sz w:val="16"/>
                <w:szCs w:val="16"/>
              </w:rPr>
              <w:t>e</w:t>
            </w:r>
            <w:r w:rsidRPr="001F3469">
              <w:rPr>
                <w:sz w:val="16"/>
                <w:szCs w:val="16"/>
              </w:rPr>
              <w:t xml:space="preserve">). </w:t>
            </w:r>
          </w:p>
          <w:p w14:paraId="2137E697" w14:textId="77777777" w:rsidR="00F839CE" w:rsidRPr="001F3469" w:rsidRDefault="00F839CE" w:rsidP="00F839CE">
            <w:pPr>
              <w:widowControl w:val="0"/>
              <w:spacing w:line="240" w:lineRule="auto"/>
              <w:contextualSpacing w:val="0"/>
              <w:rPr>
                <w:sz w:val="16"/>
                <w:szCs w:val="16"/>
              </w:rPr>
            </w:pPr>
          </w:p>
          <w:p w14:paraId="789602FF" w14:textId="77777777" w:rsidR="00F839CE" w:rsidRPr="001F3469" w:rsidRDefault="00F839CE" w:rsidP="00F839CE">
            <w:pPr>
              <w:widowControl w:val="0"/>
              <w:spacing w:line="240" w:lineRule="auto"/>
              <w:contextualSpacing w:val="0"/>
              <w:rPr>
                <w:sz w:val="16"/>
                <w:szCs w:val="16"/>
              </w:rPr>
            </w:pPr>
            <w:r w:rsidRPr="001F3469">
              <w:rPr>
                <w:sz w:val="16"/>
                <w:szCs w:val="16"/>
              </w:rPr>
              <w:t xml:space="preserve">5. At the following step within an </w:t>
            </w:r>
            <w:r w:rsidRPr="001F3469">
              <w:rPr>
                <w:b/>
                <w:sz w:val="16"/>
                <w:szCs w:val="16"/>
              </w:rPr>
              <w:t>iterative assignment process</w:t>
            </w:r>
            <w:r w:rsidRPr="001F3469">
              <w:rPr>
                <w:sz w:val="16"/>
                <w:szCs w:val="16"/>
              </w:rPr>
              <w:t>, the route choice module (</w:t>
            </w:r>
            <w:r w:rsidRPr="001F3469">
              <w:rPr>
                <w:color w:val="FF0000"/>
                <w:sz w:val="16"/>
                <w:szCs w:val="16"/>
              </w:rPr>
              <w:t>f</w:t>
            </w:r>
            <w:r w:rsidRPr="001F3469">
              <w:rPr>
                <w:sz w:val="16"/>
                <w:szCs w:val="16"/>
              </w:rPr>
              <w:t>) will again recomputed the route selection for each agent using updated travel times (</w:t>
            </w:r>
            <w:r w:rsidRPr="001F3469">
              <w:rPr>
                <w:color w:val="FF0000"/>
                <w:sz w:val="16"/>
                <w:szCs w:val="16"/>
              </w:rPr>
              <w:t>e</w:t>
            </w:r>
            <w:r w:rsidRPr="001F3469">
              <w:rPr>
                <w:sz w:val="16"/>
                <w:szCs w:val="16"/>
              </w:rPr>
              <w:t>), for another iteration of dynamic network loading (</w:t>
            </w:r>
            <w:r w:rsidRPr="001F3469">
              <w:rPr>
                <w:color w:val="FF0000"/>
                <w:sz w:val="16"/>
                <w:szCs w:val="16"/>
              </w:rPr>
              <w:t>g</w:t>
            </w:r>
            <w:r w:rsidRPr="001F3469">
              <w:rPr>
                <w:sz w:val="16"/>
                <w:szCs w:val="16"/>
              </w:rPr>
              <w:t xml:space="preserve">), until the model is converged or reaches the maximum number of iterations. </w:t>
            </w:r>
          </w:p>
          <w:p w14:paraId="2DFDF02B" w14:textId="77777777" w:rsidR="00F839CE" w:rsidRPr="001F3469" w:rsidRDefault="00F839CE" w:rsidP="00F839CE">
            <w:pPr>
              <w:widowControl w:val="0"/>
              <w:spacing w:line="240" w:lineRule="auto"/>
              <w:contextualSpacing w:val="0"/>
              <w:rPr>
                <w:sz w:val="16"/>
                <w:szCs w:val="16"/>
              </w:rPr>
            </w:pPr>
          </w:p>
          <w:p w14:paraId="01F35B18" w14:textId="77777777" w:rsidR="00F839CE" w:rsidRDefault="00F839CE" w:rsidP="00F839CE">
            <w:pPr>
              <w:widowControl w:val="0"/>
              <w:spacing w:line="240" w:lineRule="auto"/>
              <w:contextualSpacing w:val="0"/>
            </w:pPr>
            <w:r w:rsidRPr="001F3469">
              <w:rPr>
                <w:sz w:val="16"/>
                <w:szCs w:val="16"/>
              </w:rPr>
              <w:t xml:space="preserve">6. The </w:t>
            </w:r>
            <w:r w:rsidRPr="001F3469">
              <w:rPr>
                <w:b/>
                <w:sz w:val="16"/>
                <w:szCs w:val="16"/>
              </w:rPr>
              <w:t>pre-trip information and road toll charges</w:t>
            </w:r>
            <w:r w:rsidRPr="001F3469">
              <w:rPr>
                <w:sz w:val="16"/>
                <w:szCs w:val="16"/>
              </w:rPr>
              <w:t xml:space="preserve"> ( </w:t>
            </w:r>
            <w:r w:rsidRPr="001F3469">
              <w:rPr>
                <w:color w:val="FF0000"/>
                <w:sz w:val="16"/>
                <w:szCs w:val="16"/>
              </w:rPr>
              <w:t>j</w:t>
            </w:r>
            <w:r w:rsidRPr="001F3469">
              <w:rPr>
                <w:sz w:val="16"/>
                <w:szCs w:val="16"/>
              </w:rPr>
              <w:t xml:space="preserve">)  can also affect travelers’ route choice behavior by changing generalized link travel times . </w:t>
            </w:r>
            <w:r w:rsidRPr="001F3469">
              <w:rPr>
                <w:b/>
                <w:sz w:val="16"/>
                <w:szCs w:val="16"/>
              </w:rPr>
              <w:t>Traffic incidents and work zones</w:t>
            </w:r>
            <w:r w:rsidRPr="001F3469">
              <w:rPr>
                <w:sz w:val="16"/>
                <w:szCs w:val="16"/>
              </w:rPr>
              <w:t xml:space="preserve"> (</w:t>
            </w:r>
            <w:r w:rsidRPr="001F3469">
              <w:rPr>
                <w:color w:val="FF0000"/>
                <w:sz w:val="16"/>
                <w:szCs w:val="16"/>
              </w:rPr>
              <w:t>l</w:t>
            </w:r>
            <w:r w:rsidRPr="001F3469">
              <w:rPr>
                <w:sz w:val="16"/>
                <w:szCs w:val="16"/>
              </w:rPr>
              <w:t>) are considered as capacity reduction events which are fed into the traffic network loading program (</w:t>
            </w:r>
            <w:r w:rsidRPr="001F3469">
              <w:rPr>
                <w:color w:val="FF0000"/>
                <w:sz w:val="16"/>
                <w:szCs w:val="16"/>
              </w:rPr>
              <w:t>g</w:t>
            </w:r>
            <w:r w:rsidRPr="001F3469">
              <w:rPr>
                <w:sz w:val="16"/>
                <w:szCs w:val="16"/>
              </w:rPr>
              <w:t>).</w:t>
            </w:r>
          </w:p>
        </w:tc>
      </w:tr>
    </w:tbl>
    <w:p w14:paraId="745DE9C1" w14:textId="77777777" w:rsidR="00F839CE" w:rsidRPr="000F25E9" w:rsidRDefault="00F839CE" w:rsidP="00F839CE">
      <w:pPr>
        <w:pStyle w:val="Heading1"/>
        <w:widowControl w:val="0"/>
        <w:spacing w:before="480" w:after="120"/>
        <w:rPr>
          <w:rFonts w:ascii="Times New Roman" w:eastAsia="Times New Roman" w:hAnsi="Times New Roman" w:cs="Times New Roman"/>
          <w:b/>
          <w:color w:val="222A35" w:themeColor="text2" w:themeShade="80"/>
          <w:sz w:val="28"/>
          <w:szCs w:val="28"/>
        </w:rPr>
      </w:pPr>
      <w:r w:rsidRPr="000F25E9">
        <w:rPr>
          <w:rFonts w:ascii="Times New Roman" w:eastAsia="Times New Roman" w:hAnsi="Times New Roman" w:cs="Times New Roman"/>
          <w:b/>
          <w:color w:val="222A35" w:themeColor="text2" w:themeShade="80"/>
          <w:sz w:val="28"/>
          <w:szCs w:val="28"/>
        </w:rPr>
        <w:t>Introduction to Dynamic Network Loading: Input and Output</w:t>
      </w:r>
    </w:p>
    <w:p w14:paraId="3C8F9D00" w14:textId="717C54F4" w:rsidR="00F839CE" w:rsidRDefault="00F839CE" w:rsidP="00EC23B9">
      <w:pPr>
        <w:widowControl w:val="0"/>
        <w:spacing w:line="436" w:lineRule="auto"/>
        <w:ind w:firstLine="720"/>
      </w:pPr>
      <w:r w:rsidRPr="001F3469">
        <w:rPr>
          <w:rFonts w:ascii="Times New Roman" w:hAnsi="Times New Roman" w:cs="Times New Roman"/>
        </w:rPr>
        <w:t xml:space="preserve">A dynamic traffic assignment program includes two major components: dynamic network loading and traveler route assignment. In this learning document, we focus on the first dynamic </w:t>
      </w:r>
      <w:r w:rsidR="000F25E9" w:rsidRPr="001F3469">
        <w:rPr>
          <w:rFonts w:ascii="Times New Roman" w:hAnsi="Times New Roman" w:cs="Times New Roman"/>
        </w:rPr>
        <w:t>network-loading</w:t>
      </w:r>
      <w:r w:rsidRPr="001F3469">
        <w:rPr>
          <w:rFonts w:ascii="Times New Roman" w:hAnsi="Times New Roman" w:cs="Times New Roman"/>
        </w:rPr>
        <w:t xml:space="preserve"> module using </w:t>
      </w:r>
      <w:r w:rsidR="000F25E9" w:rsidRPr="001F3469">
        <w:rPr>
          <w:rFonts w:ascii="Times New Roman" w:hAnsi="Times New Roman" w:cs="Times New Roman"/>
        </w:rPr>
        <w:t>single</w:t>
      </w:r>
      <w:r w:rsidRPr="001F3469">
        <w:rPr>
          <w:rFonts w:ascii="Times New Roman" w:hAnsi="Times New Roman" w:cs="Times New Roman"/>
        </w:rPr>
        <w:t xml:space="preserve"> assignment iteration.  Its general process is shown </w:t>
      </w:r>
      <w:r>
        <w:rPr>
          <w:rFonts w:ascii="Times New Roman" w:hAnsi="Times New Roman" w:cs="Times New Roman"/>
        </w:rPr>
        <w:t>below</w:t>
      </w:r>
    </w:p>
    <w:p w14:paraId="23423DBC" w14:textId="77777777" w:rsidR="000F25E9" w:rsidRPr="000F25E9" w:rsidRDefault="000F25E9" w:rsidP="000F25E9">
      <w:pPr>
        <w:widowControl w:val="0"/>
        <w:spacing w:line="436" w:lineRule="auto"/>
        <w:rPr>
          <w:rFonts w:ascii="Times New Roman" w:hAnsi="Times New Roman" w:cs="Times New Roman"/>
          <w:b/>
          <w:color w:val="222A35" w:themeColor="text2" w:themeShade="80"/>
          <w:sz w:val="36"/>
          <w:szCs w:val="36"/>
        </w:rPr>
      </w:pPr>
      <w:r w:rsidRPr="000F25E9">
        <w:rPr>
          <w:rFonts w:ascii="Times New Roman" w:hAnsi="Times New Roman" w:cs="Times New Roman"/>
          <w:b/>
          <w:color w:val="222A35" w:themeColor="text2" w:themeShade="80"/>
          <w:sz w:val="36"/>
          <w:szCs w:val="36"/>
        </w:rPr>
        <w:lastRenderedPageBreak/>
        <w:t>Methods:</w:t>
      </w:r>
    </w:p>
    <w:p w14:paraId="6C86DDF7" w14:textId="3F470EFE" w:rsidR="00D4054B" w:rsidRDefault="0094472D" w:rsidP="000F25E9">
      <w:pPr>
        <w:widowControl w:val="0"/>
        <w:spacing w:line="436" w:lineRule="auto"/>
      </w:pPr>
      <w:r>
        <w:t xml:space="preserve">This document utilizes </w:t>
      </w:r>
      <w:r w:rsidRPr="00F839CE">
        <w:rPr>
          <w:u w:val="single"/>
        </w:rPr>
        <w:t xml:space="preserve">two methods </w:t>
      </w:r>
      <w:r w:rsidRPr="00F839CE">
        <w:t>to compute traffic state</w:t>
      </w:r>
      <w:r w:rsidRPr="00F839CE">
        <w:rPr>
          <w:u w:val="single"/>
        </w:rPr>
        <w:t>s</w:t>
      </w:r>
      <w:r>
        <w:t xml:space="preserve"> under different levels of traffic demand and the same bottleneck capacity.</w:t>
      </w:r>
    </w:p>
    <w:p w14:paraId="0CFE4C30" w14:textId="77777777" w:rsidR="00D4054B" w:rsidRDefault="0094472D">
      <w:pPr>
        <w:widowControl w:val="0"/>
        <w:numPr>
          <w:ilvl w:val="0"/>
          <w:numId w:val="5"/>
        </w:numPr>
        <w:spacing w:line="436" w:lineRule="auto"/>
        <w:ind w:hanging="360"/>
        <w:contextualSpacing/>
      </w:pPr>
      <w:r>
        <w:t>Analytical model and graphical solution method</w:t>
      </w:r>
    </w:p>
    <w:p w14:paraId="12BD7FDE" w14:textId="77777777" w:rsidR="00D4054B" w:rsidRDefault="0094472D">
      <w:pPr>
        <w:widowControl w:val="0"/>
        <w:numPr>
          <w:ilvl w:val="0"/>
          <w:numId w:val="5"/>
        </w:numPr>
        <w:spacing w:line="436" w:lineRule="auto"/>
        <w:ind w:hanging="360"/>
        <w:contextualSpacing/>
      </w:pPr>
      <w:r>
        <w:t>Newell’s simplified Kinematic Wave Model (Newell, 1993), which is implemented in the DTALite simulation engine.</w:t>
      </w:r>
    </w:p>
    <w:p w14:paraId="0FBFF5FA" w14:textId="77777777" w:rsidR="000F25E9" w:rsidRDefault="0094472D" w:rsidP="000F25E9">
      <w:pPr>
        <w:widowControl w:val="0"/>
        <w:spacing w:line="436" w:lineRule="auto"/>
        <w:ind w:firstLine="720"/>
      </w:pPr>
      <w:r>
        <w:t xml:space="preserve">By systematically comparing results from those two methods, students are expected to verify and understand the demand-supply interaction mechanism of a dynamic network loading program. Doing this set of exercises could help students tackle more complicated topics, such as dynamic route choice and traffic management scenario evaluation. </w:t>
      </w:r>
      <w:bookmarkStart w:id="1" w:name="h.30j0zll" w:colFirst="0" w:colLast="0"/>
      <w:bookmarkEnd w:id="1"/>
    </w:p>
    <w:p w14:paraId="2D87BC22" w14:textId="4F7C1067" w:rsidR="00D4054B" w:rsidRPr="000F25E9" w:rsidRDefault="0094472D" w:rsidP="000F25E9">
      <w:pPr>
        <w:widowControl w:val="0"/>
        <w:spacing w:line="436" w:lineRule="auto"/>
        <w:rPr>
          <w:color w:val="222A35" w:themeColor="text2" w:themeShade="80"/>
          <w:sz w:val="36"/>
          <w:szCs w:val="36"/>
        </w:rPr>
      </w:pPr>
      <w:r w:rsidRPr="000F25E9">
        <w:rPr>
          <w:rFonts w:ascii="Times New Roman" w:eastAsia="Times New Roman" w:hAnsi="Times New Roman" w:cs="Times New Roman"/>
          <w:b/>
          <w:color w:val="222A35" w:themeColor="text2" w:themeShade="80"/>
          <w:sz w:val="36"/>
          <w:szCs w:val="36"/>
        </w:rPr>
        <w:t>Overview of 3-corridor network and experiments</w:t>
      </w:r>
      <w:r w:rsidR="000F25E9">
        <w:rPr>
          <w:rFonts w:ascii="Times New Roman" w:eastAsia="Times New Roman" w:hAnsi="Times New Roman" w:cs="Times New Roman"/>
          <w:b/>
          <w:color w:val="222A35" w:themeColor="text2" w:themeShade="80"/>
          <w:sz w:val="36"/>
          <w:szCs w:val="36"/>
        </w:rPr>
        <w:t>:</w:t>
      </w:r>
    </w:p>
    <w:p w14:paraId="4B492D55" w14:textId="77777777" w:rsidR="00D4054B" w:rsidRDefault="0094472D" w:rsidP="000F25E9">
      <w:pPr>
        <w:widowControl w:val="0"/>
        <w:spacing w:line="436" w:lineRule="auto"/>
      </w:pPr>
      <w:r>
        <w:t>The demand time period in this experiment covers from 7:00 am to 9:00 am, and the hypothetic traffic network is shown in Fig. 2.  To understand a dynamic network loading data set, we will go over the following data elements first:</w:t>
      </w:r>
    </w:p>
    <w:p w14:paraId="515CEC92" w14:textId="77777777" w:rsidR="00D4054B" w:rsidRPr="00EC23B9" w:rsidRDefault="0094472D">
      <w:pPr>
        <w:pStyle w:val="Heading2"/>
        <w:widowControl w:val="0"/>
        <w:rPr>
          <w:color w:val="800000"/>
        </w:rPr>
      </w:pPr>
      <w:bookmarkStart w:id="2" w:name="h.1fob9te" w:colFirst="0" w:colLast="0"/>
      <w:bookmarkEnd w:id="2"/>
      <w:r w:rsidRPr="00EC23B9">
        <w:rPr>
          <w:rFonts w:ascii="Arial" w:eastAsia="Arial" w:hAnsi="Arial" w:cs="Arial"/>
          <w:color w:val="800000"/>
          <w:sz w:val="24"/>
          <w:szCs w:val="24"/>
        </w:rPr>
        <w:t>(1) Network</w:t>
      </w:r>
    </w:p>
    <w:p w14:paraId="74EC7CF2" w14:textId="77777777" w:rsidR="00D4054B" w:rsidRDefault="0094472D">
      <w:pPr>
        <w:widowControl w:val="0"/>
        <w:spacing w:line="436" w:lineRule="auto"/>
        <w:ind w:firstLine="720"/>
      </w:pPr>
      <w:r>
        <w:t>This network includes 40 nodes, 55 links, 6 zones and 6 activity locations. There are two major zones: origin zone 1 and destination zone 2, which are associated with three major paths (path 1, path 2, and path 3) as shown in Fig. 2.</w:t>
      </w:r>
    </w:p>
    <w:p w14:paraId="2F823CF0" w14:textId="77777777" w:rsidR="00D4054B" w:rsidRDefault="0094472D">
      <w:pPr>
        <w:widowControl w:val="0"/>
        <w:spacing w:line="436" w:lineRule="auto"/>
        <w:jc w:val="center"/>
      </w:pPr>
      <w:r>
        <w:rPr>
          <w:noProof/>
        </w:rPr>
        <w:lastRenderedPageBreak/>
        <w:drawing>
          <wp:inline distT="114300" distB="114300" distL="114300" distR="114300" wp14:anchorId="62A45947" wp14:editId="5601E596">
            <wp:extent cx="3667760" cy="1282262"/>
            <wp:effectExtent l="0" t="0" r="8890" b="0"/>
            <wp:docPr id="2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1"/>
                    <a:srcRect/>
                    <a:stretch>
                      <a:fillRect/>
                    </a:stretch>
                  </pic:blipFill>
                  <pic:spPr>
                    <a:xfrm>
                      <a:off x="0" y="0"/>
                      <a:ext cx="3717733" cy="1299733"/>
                    </a:xfrm>
                    <a:prstGeom prst="rect">
                      <a:avLst/>
                    </a:prstGeom>
                    <a:ln/>
                  </pic:spPr>
                </pic:pic>
              </a:graphicData>
            </a:graphic>
          </wp:inline>
        </w:drawing>
      </w:r>
    </w:p>
    <w:p w14:paraId="326881C1" w14:textId="77777777" w:rsidR="00D4054B" w:rsidRDefault="0094472D">
      <w:pPr>
        <w:widowControl w:val="0"/>
        <w:jc w:val="center"/>
      </w:pPr>
      <w:r>
        <w:rPr>
          <w:sz w:val="18"/>
          <w:szCs w:val="18"/>
        </w:rPr>
        <w:t>Fig. 2. Layout of 3-corridor traffic network</w:t>
      </w:r>
    </w:p>
    <w:p w14:paraId="6C4878D0" w14:textId="77777777" w:rsidR="000F25E9" w:rsidRDefault="000F25E9">
      <w:pPr>
        <w:pStyle w:val="Heading3"/>
        <w:widowControl w:val="0"/>
        <w:spacing w:before="200"/>
        <w:rPr>
          <w:rFonts w:ascii="Arial" w:eastAsia="Arial" w:hAnsi="Arial" w:cs="Arial"/>
          <w:color w:val="4F81BD"/>
          <w:sz w:val="22"/>
          <w:szCs w:val="22"/>
        </w:rPr>
      </w:pPr>
      <w:bookmarkStart w:id="3" w:name="h.3znysh7" w:colFirst="0" w:colLast="0"/>
      <w:bookmarkEnd w:id="3"/>
    </w:p>
    <w:p w14:paraId="6E469649" w14:textId="1612DA2C" w:rsidR="00D4054B" w:rsidRDefault="000F25E9">
      <w:pPr>
        <w:pStyle w:val="Heading3"/>
        <w:widowControl w:val="0"/>
        <w:spacing w:before="200"/>
      </w:pPr>
      <w:r>
        <w:rPr>
          <w:rFonts w:ascii="Arial" w:eastAsia="Arial" w:hAnsi="Arial" w:cs="Arial"/>
          <w:color w:val="4F81BD"/>
          <w:sz w:val="22"/>
          <w:szCs w:val="22"/>
        </w:rPr>
        <w:t>1) Check</w:t>
      </w:r>
      <w:r w:rsidR="0094472D">
        <w:rPr>
          <w:rFonts w:ascii="Arial" w:eastAsia="Arial" w:hAnsi="Arial" w:cs="Arial"/>
          <w:color w:val="4F81BD"/>
          <w:sz w:val="22"/>
          <w:szCs w:val="22"/>
        </w:rPr>
        <w:t xml:space="preserve"> the property of the network</w:t>
      </w:r>
    </w:p>
    <w:p w14:paraId="2500722C" w14:textId="77777777" w:rsidR="00D4054B" w:rsidRDefault="0094472D">
      <w:pPr>
        <w:widowControl w:val="0"/>
        <w:spacing w:line="436" w:lineRule="auto"/>
        <w:ind w:firstLine="720"/>
      </w:pPr>
      <w:r>
        <w:t>Please first use NeXTA to find the number of nodes, links, zones, and activity locations. The properties of the network are shown in Table 1.</w:t>
      </w:r>
    </w:p>
    <w:p w14:paraId="1D28BB02" w14:textId="77777777" w:rsidR="00D4054B" w:rsidRDefault="0094472D">
      <w:pPr>
        <w:widowControl w:val="0"/>
        <w:jc w:val="center"/>
      </w:pPr>
      <w:r>
        <w:rPr>
          <w:sz w:val="18"/>
          <w:szCs w:val="18"/>
        </w:rPr>
        <w:t>Table 1. Properties of traffic network</w:t>
      </w:r>
    </w:p>
    <w:tbl>
      <w:tblPr>
        <w:tblStyle w:val="a3"/>
        <w:tblW w:w="129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3"/>
        <w:gridCol w:w="1597"/>
        <w:gridCol w:w="2792"/>
        <w:gridCol w:w="2823"/>
        <w:gridCol w:w="5150"/>
      </w:tblGrid>
      <w:tr w:rsidR="00D4054B" w14:paraId="7A8A2C32" w14:textId="77777777" w:rsidTr="009B5EEC">
        <w:trPr>
          <w:trHeight w:val="706"/>
        </w:trPr>
        <w:tc>
          <w:tcPr>
            <w:tcW w:w="573" w:type="dxa"/>
            <w:tcMar>
              <w:top w:w="80" w:type="dxa"/>
              <w:left w:w="80" w:type="dxa"/>
              <w:bottom w:w="80" w:type="dxa"/>
              <w:right w:w="80" w:type="dxa"/>
            </w:tcMar>
            <w:vAlign w:val="center"/>
          </w:tcPr>
          <w:p w14:paraId="3E9AF7F8" w14:textId="77777777" w:rsidR="00D4054B" w:rsidRDefault="0094472D">
            <w:pPr>
              <w:widowControl w:val="0"/>
              <w:contextualSpacing w:val="0"/>
              <w:jc w:val="center"/>
            </w:pPr>
            <w:r>
              <w:rPr>
                <w:b/>
                <w:sz w:val="18"/>
                <w:szCs w:val="18"/>
              </w:rPr>
              <w:t>File No.</w:t>
            </w:r>
          </w:p>
        </w:tc>
        <w:tc>
          <w:tcPr>
            <w:tcW w:w="1597" w:type="dxa"/>
            <w:tcMar>
              <w:top w:w="80" w:type="dxa"/>
              <w:left w:w="80" w:type="dxa"/>
              <w:bottom w:w="80" w:type="dxa"/>
              <w:right w:w="80" w:type="dxa"/>
            </w:tcMar>
            <w:vAlign w:val="center"/>
          </w:tcPr>
          <w:p w14:paraId="5A27C06E" w14:textId="77777777" w:rsidR="00D4054B" w:rsidRDefault="0094472D">
            <w:pPr>
              <w:widowControl w:val="0"/>
              <w:contextualSpacing w:val="0"/>
              <w:jc w:val="center"/>
            </w:pPr>
            <w:r>
              <w:rPr>
                <w:b/>
                <w:sz w:val="18"/>
                <w:szCs w:val="18"/>
              </w:rPr>
              <w:t>GIS Layer</w:t>
            </w:r>
          </w:p>
        </w:tc>
        <w:tc>
          <w:tcPr>
            <w:tcW w:w="2792" w:type="dxa"/>
            <w:tcMar>
              <w:top w:w="80" w:type="dxa"/>
              <w:left w:w="80" w:type="dxa"/>
              <w:bottom w:w="80" w:type="dxa"/>
              <w:right w:w="80" w:type="dxa"/>
            </w:tcMar>
            <w:vAlign w:val="center"/>
          </w:tcPr>
          <w:p w14:paraId="420E25E9" w14:textId="77777777" w:rsidR="00D4054B" w:rsidRDefault="0094472D">
            <w:pPr>
              <w:widowControl w:val="0"/>
              <w:contextualSpacing w:val="0"/>
              <w:jc w:val="center"/>
            </w:pPr>
            <w:r>
              <w:rPr>
                <w:b/>
                <w:sz w:val="18"/>
                <w:szCs w:val="18"/>
              </w:rPr>
              <w:t>Associated Data File</w:t>
            </w:r>
          </w:p>
        </w:tc>
        <w:tc>
          <w:tcPr>
            <w:tcW w:w="2823" w:type="dxa"/>
            <w:tcMar>
              <w:top w:w="80" w:type="dxa"/>
              <w:left w:w="80" w:type="dxa"/>
              <w:bottom w:w="80" w:type="dxa"/>
              <w:right w:w="80" w:type="dxa"/>
            </w:tcMar>
            <w:vAlign w:val="center"/>
          </w:tcPr>
          <w:p w14:paraId="33D12F57" w14:textId="77777777" w:rsidR="00D4054B" w:rsidRDefault="0094472D">
            <w:pPr>
              <w:widowControl w:val="0"/>
              <w:contextualSpacing w:val="0"/>
              <w:jc w:val="center"/>
            </w:pPr>
            <w:r>
              <w:rPr>
                <w:b/>
                <w:sz w:val="18"/>
                <w:szCs w:val="18"/>
              </w:rPr>
              <w:t>Associated Menu for Data Editing</w:t>
            </w:r>
          </w:p>
        </w:tc>
        <w:tc>
          <w:tcPr>
            <w:tcW w:w="5150" w:type="dxa"/>
            <w:tcMar>
              <w:top w:w="80" w:type="dxa"/>
              <w:left w:w="80" w:type="dxa"/>
              <w:bottom w:w="80" w:type="dxa"/>
              <w:right w:w="80" w:type="dxa"/>
            </w:tcMar>
            <w:vAlign w:val="center"/>
          </w:tcPr>
          <w:p w14:paraId="7B11F252" w14:textId="77777777" w:rsidR="00D4054B" w:rsidRDefault="0094472D">
            <w:pPr>
              <w:widowControl w:val="0"/>
              <w:contextualSpacing w:val="0"/>
              <w:jc w:val="center"/>
            </w:pPr>
            <w:r>
              <w:rPr>
                <w:b/>
                <w:sz w:val="18"/>
                <w:szCs w:val="18"/>
              </w:rPr>
              <w:t>Important Attributes</w:t>
            </w:r>
          </w:p>
        </w:tc>
      </w:tr>
      <w:tr w:rsidR="00D4054B" w14:paraId="271F8644" w14:textId="77777777" w:rsidTr="009B5EEC">
        <w:trPr>
          <w:trHeight w:val="365"/>
        </w:trPr>
        <w:tc>
          <w:tcPr>
            <w:tcW w:w="573" w:type="dxa"/>
            <w:tcMar>
              <w:top w:w="80" w:type="dxa"/>
              <w:left w:w="80" w:type="dxa"/>
              <w:bottom w:w="80" w:type="dxa"/>
              <w:right w:w="80" w:type="dxa"/>
            </w:tcMar>
            <w:vAlign w:val="center"/>
          </w:tcPr>
          <w:p w14:paraId="21CE7679" w14:textId="77777777" w:rsidR="00D4054B" w:rsidRDefault="0094472D">
            <w:pPr>
              <w:widowControl w:val="0"/>
              <w:contextualSpacing w:val="0"/>
              <w:jc w:val="center"/>
            </w:pPr>
            <w:r>
              <w:rPr>
                <w:sz w:val="18"/>
                <w:szCs w:val="18"/>
              </w:rPr>
              <w:t>1</w:t>
            </w:r>
          </w:p>
        </w:tc>
        <w:tc>
          <w:tcPr>
            <w:tcW w:w="1597" w:type="dxa"/>
            <w:tcMar>
              <w:top w:w="80" w:type="dxa"/>
              <w:left w:w="80" w:type="dxa"/>
              <w:bottom w:w="80" w:type="dxa"/>
              <w:right w:w="80" w:type="dxa"/>
            </w:tcMar>
            <w:vAlign w:val="center"/>
          </w:tcPr>
          <w:p w14:paraId="08A3C0A0" w14:textId="77777777" w:rsidR="00D4054B" w:rsidRDefault="0094472D">
            <w:pPr>
              <w:widowControl w:val="0"/>
              <w:contextualSpacing w:val="0"/>
              <w:jc w:val="center"/>
            </w:pPr>
            <w:r>
              <w:rPr>
                <w:sz w:val="18"/>
                <w:szCs w:val="18"/>
              </w:rPr>
              <w:t>Node</w:t>
            </w:r>
          </w:p>
        </w:tc>
        <w:tc>
          <w:tcPr>
            <w:tcW w:w="2792" w:type="dxa"/>
            <w:tcMar>
              <w:top w:w="80" w:type="dxa"/>
              <w:left w:w="80" w:type="dxa"/>
              <w:bottom w:w="80" w:type="dxa"/>
              <w:right w:w="80" w:type="dxa"/>
            </w:tcMar>
            <w:vAlign w:val="center"/>
          </w:tcPr>
          <w:p w14:paraId="0D21643D" w14:textId="77777777" w:rsidR="00D4054B" w:rsidRDefault="00724E55">
            <w:pPr>
              <w:widowControl w:val="0"/>
              <w:contextualSpacing w:val="0"/>
              <w:jc w:val="center"/>
            </w:pPr>
            <w:hyperlink r:id="rId12" w:anchor="gid=0">
              <w:r w:rsidR="0094472D">
                <w:rPr>
                  <w:color w:val="1155CC"/>
                  <w:sz w:val="18"/>
                  <w:szCs w:val="18"/>
                  <w:u w:val="single"/>
                </w:rPr>
                <w:t>input_node.csv</w:t>
              </w:r>
            </w:hyperlink>
            <w:hyperlink r:id="rId13" w:anchor="gid=0"/>
          </w:p>
        </w:tc>
        <w:tc>
          <w:tcPr>
            <w:tcW w:w="2823" w:type="dxa"/>
            <w:tcMar>
              <w:top w:w="80" w:type="dxa"/>
              <w:left w:w="80" w:type="dxa"/>
              <w:bottom w:w="80" w:type="dxa"/>
              <w:right w:w="80" w:type="dxa"/>
            </w:tcMar>
            <w:vAlign w:val="center"/>
          </w:tcPr>
          <w:p w14:paraId="550F2EC8" w14:textId="77777777" w:rsidR="00D4054B" w:rsidRDefault="0094472D">
            <w:pPr>
              <w:widowControl w:val="0"/>
              <w:contextualSpacing w:val="0"/>
              <w:jc w:val="center"/>
            </w:pPr>
            <w:r>
              <w:rPr>
                <w:sz w:val="18"/>
                <w:szCs w:val="18"/>
              </w:rPr>
              <w:t>Project-&gt;Network Data-&gt; Node</w:t>
            </w:r>
          </w:p>
        </w:tc>
        <w:tc>
          <w:tcPr>
            <w:tcW w:w="5150" w:type="dxa"/>
            <w:tcMar>
              <w:top w:w="80" w:type="dxa"/>
              <w:left w:w="80" w:type="dxa"/>
              <w:bottom w:w="80" w:type="dxa"/>
              <w:right w:w="80" w:type="dxa"/>
            </w:tcMar>
            <w:vAlign w:val="center"/>
          </w:tcPr>
          <w:p w14:paraId="42829875" w14:textId="77777777" w:rsidR="00D4054B" w:rsidRDefault="0094472D">
            <w:pPr>
              <w:widowControl w:val="0"/>
              <w:contextualSpacing w:val="0"/>
              <w:jc w:val="center"/>
            </w:pPr>
            <w:r>
              <w:rPr>
                <w:sz w:val="18"/>
                <w:szCs w:val="18"/>
              </w:rPr>
              <w:t>node coordinate, control type</w:t>
            </w:r>
          </w:p>
        </w:tc>
      </w:tr>
      <w:tr w:rsidR="00D4054B" w14:paraId="249BC1A6" w14:textId="77777777" w:rsidTr="009B5EEC">
        <w:trPr>
          <w:trHeight w:val="731"/>
        </w:trPr>
        <w:tc>
          <w:tcPr>
            <w:tcW w:w="573" w:type="dxa"/>
            <w:tcMar>
              <w:top w:w="80" w:type="dxa"/>
              <w:left w:w="80" w:type="dxa"/>
              <w:bottom w:w="80" w:type="dxa"/>
              <w:right w:w="80" w:type="dxa"/>
            </w:tcMar>
            <w:vAlign w:val="center"/>
          </w:tcPr>
          <w:p w14:paraId="7F6E964C" w14:textId="77777777" w:rsidR="00D4054B" w:rsidRDefault="0094472D">
            <w:pPr>
              <w:widowControl w:val="0"/>
              <w:contextualSpacing w:val="0"/>
              <w:jc w:val="center"/>
            </w:pPr>
            <w:r>
              <w:rPr>
                <w:sz w:val="18"/>
                <w:szCs w:val="18"/>
              </w:rPr>
              <w:t>2</w:t>
            </w:r>
          </w:p>
        </w:tc>
        <w:tc>
          <w:tcPr>
            <w:tcW w:w="1597" w:type="dxa"/>
            <w:tcMar>
              <w:top w:w="80" w:type="dxa"/>
              <w:left w:w="80" w:type="dxa"/>
              <w:bottom w:w="80" w:type="dxa"/>
              <w:right w:w="80" w:type="dxa"/>
            </w:tcMar>
            <w:vAlign w:val="center"/>
          </w:tcPr>
          <w:p w14:paraId="5088D945" w14:textId="77777777" w:rsidR="00D4054B" w:rsidRDefault="0094472D">
            <w:pPr>
              <w:widowControl w:val="0"/>
              <w:contextualSpacing w:val="0"/>
              <w:jc w:val="center"/>
            </w:pPr>
            <w:r>
              <w:rPr>
                <w:sz w:val="18"/>
                <w:szCs w:val="18"/>
              </w:rPr>
              <w:t>Link</w:t>
            </w:r>
          </w:p>
        </w:tc>
        <w:tc>
          <w:tcPr>
            <w:tcW w:w="2792" w:type="dxa"/>
            <w:tcMar>
              <w:top w:w="80" w:type="dxa"/>
              <w:left w:w="80" w:type="dxa"/>
              <w:bottom w:w="80" w:type="dxa"/>
              <w:right w:w="80" w:type="dxa"/>
            </w:tcMar>
            <w:vAlign w:val="center"/>
          </w:tcPr>
          <w:p w14:paraId="2D04090E" w14:textId="77777777" w:rsidR="00D4054B" w:rsidRDefault="00724E55">
            <w:pPr>
              <w:widowControl w:val="0"/>
              <w:contextualSpacing w:val="0"/>
              <w:jc w:val="center"/>
            </w:pPr>
            <w:hyperlink r:id="rId14" w:anchor="gid=0">
              <w:r w:rsidR="0094472D">
                <w:rPr>
                  <w:color w:val="1155CC"/>
                  <w:sz w:val="18"/>
                  <w:szCs w:val="18"/>
                  <w:u w:val="single"/>
                </w:rPr>
                <w:t>input_link.csv</w:t>
              </w:r>
            </w:hyperlink>
            <w:hyperlink r:id="rId15" w:anchor="gid=0"/>
          </w:p>
        </w:tc>
        <w:tc>
          <w:tcPr>
            <w:tcW w:w="2823" w:type="dxa"/>
            <w:tcMar>
              <w:top w:w="80" w:type="dxa"/>
              <w:left w:w="80" w:type="dxa"/>
              <w:bottom w:w="80" w:type="dxa"/>
              <w:right w:w="80" w:type="dxa"/>
            </w:tcMar>
            <w:vAlign w:val="center"/>
          </w:tcPr>
          <w:p w14:paraId="0EDC2186" w14:textId="77777777" w:rsidR="00D4054B" w:rsidRDefault="0094472D">
            <w:pPr>
              <w:widowControl w:val="0"/>
              <w:contextualSpacing w:val="0"/>
              <w:jc w:val="center"/>
            </w:pPr>
            <w:r>
              <w:rPr>
                <w:sz w:val="18"/>
                <w:szCs w:val="18"/>
              </w:rPr>
              <w:t>Project-&gt;Network Data-&gt; Link</w:t>
            </w:r>
          </w:p>
        </w:tc>
        <w:tc>
          <w:tcPr>
            <w:tcW w:w="5150" w:type="dxa"/>
            <w:tcMar>
              <w:top w:w="80" w:type="dxa"/>
              <w:left w:w="80" w:type="dxa"/>
              <w:bottom w:w="80" w:type="dxa"/>
              <w:right w:w="80" w:type="dxa"/>
            </w:tcMar>
            <w:vAlign w:val="center"/>
          </w:tcPr>
          <w:p w14:paraId="2DFED770" w14:textId="77777777" w:rsidR="00D4054B" w:rsidRDefault="0094472D">
            <w:pPr>
              <w:widowControl w:val="0"/>
              <w:contextualSpacing w:val="0"/>
              <w:jc w:val="center"/>
            </w:pPr>
            <w:r>
              <w:rPr>
                <w:sz w:val="18"/>
                <w:szCs w:val="18"/>
              </w:rPr>
              <w:t>from node, to node, speed limit -&gt; free-flow travel time, capacity, number of lanes</w:t>
            </w:r>
          </w:p>
        </w:tc>
      </w:tr>
      <w:tr w:rsidR="00D4054B" w14:paraId="45A442AA" w14:textId="77777777" w:rsidTr="009B5EEC">
        <w:trPr>
          <w:trHeight w:val="365"/>
        </w:trPr>
        <w:tc>
          <w:tcPr>
            <w:tcW w:w="573" w:type="dxa"/>
            <w:tcMar>
              <w:top w:w="80" w:type="dxa"/>
              <w:left w:w="80" w:type="dxa"/>
              <w:bottom w:w="80" w:type="dxa"/>
              <w:right w:w="80" w:type="dxa"/>
            </w:tcMar>
            <w:vAlign w:val="center"/>
          </w:tcPr>
          <w:p w14:paraId="0660CE9B" w14:textId="77777777" w:rsidR="00D4054B" w:rsidRDefault="0094472D">
            <w:pPr>
              <w:widowControl w:val="0"/>
              <w:contextualSpacing w:val="0"/>
              <w:jc w:val="center"/>
            </w:pPr>
            <w:r>
              <w:rPr>
                <w:sz w:val="18"/>
                <w:szCs w:val="18"/>
              </w:rPr>
              <w:t>3</w:t>
            </w:r>
          </w:p>
        </w:tc>
        <w:tc>
          <w:tcPr>
            <w:tcW w:w="1597" w:type="dxa"/>
            <w:tcMar>
              <w:top w:w="80" w:type="dxa"/>
              <w:left w:w="80" w:type="dxa"/>
              <w:bottom w:w="80" w:type="dxa"/>
              <w:right w:w="80" w:type="dxa"/>
            </w:tcMar>
            <w:vAlign w:val="center"/>
          </w:tcPr>
          <w:p w14:paraId="4AE2C6DB" w14:textId="77777777" w:rsidR="00D4054B" w:rsidRDefault="0094472D">
            <w:pPr>
              <w:widowControl w:val="0"/>
              <w:contextualSpacing w:val="0"/>
              <w:jc w:val="center"/>
            </w:pPr>
            <w:r>
              <w:rPr>
                <w:sz w:val="18"/>
                <w:szCs w:val="18"/>
              </w:rPr>
              <w:t>Zone</w:t>
            </w:r>
          </w:p>
        </w:tc>
        <w:tc>
          <w:tcPr>
            <w:tcW w:w="2792" w:type="dxa"/>
            <w:tcMar>
              <w:top w:w="80" w:type="dxa"/>
              <w:left w:w="80" w:type="dxa"/>
              <w:bottom w:w="80" w:type="dxa"/>
              <w:right w:w="80" w:type="dxa"/>
            </w:tcMar>
            <w:vAlign w:val="center"/>
          </w:tcPr>
          <w:p w14:paraId="78F3A263" w14:textId="77777777" w:rsidR="00D4054B" w:rsidRDefault="00724E55">
            <w:pPr>
              <w:widowControl w:val="0"/>
              <w:contextualSpacing w:val="0"/>
              <w:jc w:val="center"/>
            </w:pPr>
            <w:hyperlink r:id="rId16" w:anchor="gid=0">
              <w:r w:rsidR="0094472D">
                <w:rPr>
                  <w:color w:val="1155CC"/>
                  <w:sz w:val="18"/>
                  <w:szCs w:val="18"/>
                  <w:u w:val="single"/>
                </w:rPr>
                <w:t>input_zone.csv</w:t>
              </w:r>
            </w:hyperlink>
            <w:hyperlink r:id="rId17" w:anchor="gid=0"/>
          </w:p>
        </w:tc>
        <w:tc>
          <w:tcPr>
            <w:tcW w:w="2823" w:type="dxa"/>
            <w:tcMar>
              <w:top w:w="80" w:type="dxa"/>
              <w:left w:w="80" w:type="dxa"/>
              <w:bottom w:w="80" w:type="dxa"/>
              <w:right w:w="80" w:type="dxa"/>
            </w:tcMar>
            <w:vAlign w:val="center"/>
          </w:tcPr>
          <w:p w14:paraId="35A9A035" w14:textId="77777777" w:rsidR="00D4054B" w:rsidRDefault="0094472D">
            <w:pPr>
              <w:widowControl w:val="0"/>
              <w:contextualSpacing w:val="0"/>
              <w:jc w:val="center"/>
            </w:pPr>
            <w:r>
              <w:rPr>
                <w:sz w:val="18"/>
                <w:szCs w:val="18"/>
              </w:rPr>
              <w:t>Project-&gt;Network Data-&gt; Zone</w:t>
            </w:r>
          </w:p>
        </w:tc>
        <w:tc>
          <w:tcPr>
            <w:tcW w:w="5150" w:type="dxa"/>
            <w:tcMar>
              <w:top w:w="80" w:type="dxa"/>
              <w:left w:w="80" w:type="dxa"/>
              <w:bottom w:w="80" w:type="dxa"/>
              <w:right w:w="80" w:type="dxa"/>
            </w:tcMar>
            <w:vAlign w:val="center"/>
          </w:tcPr>
          <w:p w14:paraId="4773EEFD" w14:textId="77777777" w:rsidR="00D4054B" w:rsidRDefault="0094472D">
            <w:pPr>
              <w:widowControl w:val="0"/>
              <w:contextualSpacing w:val="0"/>
              <w:jc w:val="center"/>
            </w:pPr>
            <w:r>
              <w:rPr>
                <w:sz w:val="18"/>
                <w:szCs w:val="18"/>
              </w:rPr>
              <w:t>zone definition for OD demand</w:t>
            </w:r>
          </w:p>
        </w:tc>
      </w:tr>
      <w:tr w:rsidR="00D4054B" w14:paraId="1F2DFE61" w14:textId="77777777" w:rsidTr="009B5EEC">
        <w:trPr>
          <w:trHeight w:val="1071"/>
        </w:trPr>
        <w:tc>
          <w:tcPr>
            <w:tcW w:w="573" w:type="dxa"/>
            <w:tcMar>
              <w:top w:w="80" w:type="dxa"/>
              <w:left w:w="80" w:type="dxa"/>
              <w:bottom w:w="80" w:type="dxa"/>
              <w:right w:w="80" w:type="dxa"/>
            </w:tcMar>
            <w:vAlign w:val="center"/>
          </w:tcPr>
          <w:p w14:paraId="499E5D08" w14:textId="77777777" w:rsidR="00D4054B" w:rsidRDefault="0094472D">
            <w:pPr>
              <w:widowControl w:val="0"/>
              <w:contextualSpacing w:val="0"/>
              <w:jc w:val="center"/>
            </w:pPr>
            <w:r>
              <w:rPr>
                <w:sz w:val="18"/>
                <w:szCs w:val="18"/>
              </w:rPr>
              <w:t>4</w:t>
            </w:r>
          </w:p>
        </w:tc>
        <w:tc>
          <w:tcPr>
            <w:tcW w:w="1597" w:type="dxa"/>
            <w:tcMar>
              <w:top w:w="80" w:type="dxa"/>
              <w:left w:w="80" w:type="dxa"/>
              <w:bottom w:w="80" w:type="dxa"/>
              <w:right w:w="80" w:type="dxa"/>
            </w:tcMar>
            <w:vAlign w:val="center"/>
          </w:tcPr>
          <w:p w14:paraId="5B63DD9D" w14:textId="77777777" w:rsidR="00D4054B" w:rsidRDefault="0094472D">
            <w:pPr>
              <w:widowControl w:val="0"/>
              <w:contextualSpacing w:val="0"/>
              <w:jc w:val="center"/>
            </w:pPr>
            <w:r>
              <w:rPr>
                <w:sz w:val="18"/>
                <w:szCs w:val="18"/>
              </w:rPr>
              <w:t>Activity Location (similar to centroid)</w:t>
            </w:r>
          </w:p>
        </w:tc>
        <w:tc>
          <w:tcPr>
            <w:tcW w:w="2792" w:type="dxa"/>
            <w:tcMar>
              <w:top w:w="80" w:type="dxa"/>
              <w:left w:w="80" w:type="dxa"/>
              <w:bottom w:w="80" w:type="dxa"/>
              <w:right w:w="80" w:type="dxa"/>
            </w:tcMar>
            <w:vAlign w:val="center"/>
          </w:tcPr>
          <w:p w14:paraId="2139A47B" w14:textId="77777777" w:rsidR="00D4054B" w:rsidRDefault="00724E55">
            <w:pPr>
              <w:widowControl w:val="0"/>
              <w:contextualSpacing w:val="0"/>
              <w:jc w:val="center"/>
            </w:pPr>
            <w:hyperlink r:id="rId18" w:anchor="gid=0">
              <w:r w:rsidR="0094472D">
                <w:rPr>
                  <w:color w:val="1155CC"/>
                  <w:sz w:val="18"/>
                  <w:szCs w:val="18"/>
                  <w:u w:val="single"/>
                </w:rPr>
                <w:t>input_activity_location.csv</w:t>
              </w:r>
            </w:hyperlink>
            <w:hyperlink r:id="rId19" w:anchor="gid=0"/>
          </w:p>
        </w:tc>
        <w:tc>
          <w:tcPr>
            <w:tcW w:w="2823" w:type="dxa"/>
            <w:tcMar>
              <w:top w:w="80" w:type="dxa"/>
              <w:left w:w="80" w:type="dxa"/>
              <w:bottom w:w="80" w:type="dxa"/>
              <w:right w:w="80" w:type="dxa"/>
            </w:tcMar>
            <w:vAlign w:val="center"/>
          </w:tcPr>
          <w:p w14:paraId="3B67D15C" w14:textId="77777777" w:rsidR="00D4054B" w:rsidRDefault="0094472D">
            <w:pPr>
              <w:widowControl w:val="0"/>
              <w:contextualSpacing w:val="0"/>
              <w:jc w:val="center"/>
            </w:pPr>
            <w:r>
              <w:rPr>
                <w:sz w:val="18"/>
                <w:szCs w:val="18"/>
              </w:rPr>
              <w:t>Project-&gt;Network Data-&gt; Activity Location</w:t>
            </w:r>
          </w:p>
        </w:tc>
        <w:tc>
          <w:tcPr>
            <w:tcW w:w="5150" w:type="dxa"/>
            <w:tcMar>
              <w:top w:w="80" w:type="dxa"/>
              <w:left w:w="80" w:type="dxa"/>
              <w:bottom w:w="80" w:type="dxa"/>
              <w:right w:w="80" w:type="dxa"/>
            </w:tcMar>
            <w:vAlign w:val="center"/>
          </w:tcPr>
          <w:p w14:paraId="18D785A0" w14:textId="77777777" w:rsidR="00D4054B" w:rsidRDefault="0094472D">
            <w:pPr>
              <w:widowControl w:val="0"/>
              <w:contextualSpacing w:val="0"/>
              <w:jc w:val="center"/>
            </w:pPr>
            <w:r>
              <w:rPr>
                <w:sz w:val="18"/>
                <w:szCs w:val="18"/>
              </w:rPr>
              <w:t>mapping from zone number to nodes as origin or destination</w:t>
            </w:r>
          </w:p>
        </w:tc>
      </w:tr>
      <w:tr w:rsidR="00D4054B" w14:paraId="3364DF79" w14:textId="77777777" w:rsidTr="009B5EEC">
        <w:trPr>
          <w:trHeight w:val="731"/>
        </w:trPr>
        <w:tc>
          <w:tcPr>
            <w:tcW w:w="573" w:type="dxa"/>
            <w:tcMar>
              <w:top w:w="80" w:type="dxa"/>
              <w:left w:w="80" w:type="dxa"/>
              <w:bottom w:w="80" w:type="dxa"/>
              <w:right w:w="80" w:type="dxa"/>
            </w:tcMar>
            <w:vAlign w:val="center"/>
          </w:tcPr>
          <w:p w14:paraId="42848C01" w14:textId="77777777" w:rsidR="00D4054B" w:rsidRDefault="0094472D">
            <w:pPr>
              <w:widowControl w:val="0"/>
              <w:contextualSpacing w:val="0"/>
              <w:jc w:val="center"/>
            </w:pPr>
            <w:r>
              <w:rPr>
                <w:sz w:val="18"/>
                <w:szCs w:val="18"/>
              </w:rPr>
              <w:lastRenderedPageBreak/>
              <w:t>5</w:t>
            </w:r>
          </w:p>
        </w:tc>
        <w:tc>
          <w:tcPr>
            <w:tcW w:w="1597" w:type="dxa"/>
            <w:tcMar>
              <w:top w:w="80" w:type="dxa"/>
              <w:left w:w="80" w:type="dxa"/>
              <w:bottom w:w="80" w:type="dxa"/>
              <w:right w:w="80" w:type="dxa"/>
            </w:tcMar>
            <w:vAlign w:val="center"/>
          </w:tcPr>
          <w:p w14:paraId="71FBE81D" w14:textId="77777777" w:rsidR="00D4054B" w:rsidRDefault="0094472D">
            <w:pPr>
              <w:widowControl w:val="0"/>
              <w:contextualSpacing w:val="0"/>
              <w:jc w:val="center"/>
            </w:pPr>
            <w:r>
              <w:rPr>
                <w:sz w:val="18"/>
                <w:szCs w:val="18"/>
              </w:rPr>
              <w:t>OD demand matrix</w:t>
            </w:r>
          </w:p>
        </w:tc>
        <w:tc>
          <w:tcPr>
            <w:tcW w:w="2792" w:type="dxa"/>
            <w:tcMar>
              <w:top w:w="80" w:type="dxa"/>
              <w:left w:w="80" w:type="dxa"/>
              <w:bottom w:w="80" w:type="dxa"/>
              <w:right w:w="80" w:type="dxa"/>
            </w:tcMar>
            <w:vAlign w:val="center"/>
          </w:tcPr>
          <w:p w14:paraId="680493FF" w14:textId="77777777" w:rsidR="00D4054B" w:rsidRDefault="00724E55">
            <w:pPr>
              <w:widowControl w:val="0"/>
              <w:contextualSpacing w:val="0"/>
              <w:jc w:val="center"/>
            </w:pPr>
            <w:hyperlink r:id="rId20" w:anchor="gid=0">
              <w:r w:rsidR="0094472D">
                <w:rPr>
                  <w:color w:val="1155CC"/>
                  <w:sz w:val="18"/>
                  <w:szCs w:val="18"/>
                  <w:u w:val="single"/>
                </w:rPr>
                <w:t>input_demand_meta_data.csv</w:t>
              </w:r>
            </w:hyperlink>
            <w:hyperlink r:id="rId21" w:anchor="gid=0"/>
          </w:p>
          <w:p w14:paraId="12AE9A65" w14:textId="77777777" w:rsidR="00D4054B" w:rsidRDefault="00724E55">
            <w:pPr>
              <w:widowControl w:val="0"/>
              <w:contextualSpacing w:val="0"/>
              <w:jc w:val="center"/>
            </w:pPr>
            <w:hyperlink r:id="rId22" w:anchor="gid=0">
              <w:r w:rsidR="0094472D">
                <w:rPr>
                  <w:color w:val="1155CC"/>
                  <w:sz w:val="18"/>
                  <w:szCs w:val="18"/>
                  <w:u w:val="single"/>
                </w:rPr>
                <w:t>input_demand.csv</w:t>
              </w:r>
            </w:hyperlink>
            <w:hyperlink r:id="rId23" w:anchor="gid=0"/>
          </w:p>
        </w:tc>
        <w:tc>
          <w:tcPr>
            <w:tcW w:w="2823" w:type="dxa"/>
            <w:tcMar>
              <w:top w:w="80" w:type="dxa"/>
              <w:left w:w="80" w:type="dxa"/>
              <w:bottom w:w="80" w:type="dxa"/>
              <w:right w:w="80" w:type="dxa"/>
            </w:tcMar>
            <w:vAlign w:val="center"/>
          </w:tcPr>
          <w:p w14:paraId="4F65D8BA" w14:textId="77777777" w:rsidR="00D4054B" w:rsidRDefault="0094472D">
            <w:pPr>
              <w:widowControl w:val="0"/>
              <w:contextualSpacing w:val="0"/>
              <w:jc w:val="center"/>
            </w:pPr>
            <w:r>
              <w:rPr>
                <w:sz w:val="18"/>
                <w:szCs w:val="18"/>
              </w:rPr>
              <w:t>Project-&gt; Demand Meta Database</w:t>
            </w:r>
          </w:p>
        </w:tc>
        <w:tc>
          <w:tcPr>
            <w:tcW w:w="5150" w:type="dxa"/>
            <w:tcMar>
              <w:top w:w="80" w:type="dxa"/>
              <w:left w:w="80" w:type="dxa"/>
              <w:bottom w:w="80" w:type="dxa"/>
              <w:right w:w="80" w:type="dxa"/>
            </w:tcMar>
            <w:vAlign w:val="center"/>
          </w:tcPr>
          <w:p w14:paraId="11382EB7" w14:textId="77777777" w:rsidR="00D4054B" w:rsidRDefault="0094472D">
            <w:pPr>
              <w:widowControl w:val="0"/>
              <w:contextualSpacing w:val="0"/>
              <w:jc w:val="center"/>
            </w:pPr>
            <w:r>
              <w:rPr>
                <w:sz w:val="18"/>
                <w:szCs w:val="18"/>
              </w:rPr>
              <w:t># of trips from zone i to zone j</w:t>
            </w:r>
          </w:p>
        </w:tc>
      </w:tr>
      <w:tr w:rsidR="00D4054B" w14:paraId="121750CA" w14:textId="77777777" w:rsidTr="009B5EEC">
        <w:trPr>
          <w:trHeight w:val="731"/>
        </w:trPr>
        <w:tc>
          <w:tcPr>
            <w:tcW w:w="573" w:type="dxa"/>
            <w:tcMar>
              <w:top w:w="80" w:type="dxa"/>
              <w:left w:w="80" w:type="dxa"/>
              <w:bottom w:w="80" w:type="dxa"/>
              <w:right w:w="80" w:type="dxa"/>
            </w:tcMar>
            <w:vAlign w:val="center"/>
          </w:tcPr>
          <w:p w14:paraId="3FDDF940" w14:textId="77777777" w:rsidR="00D4054B" w:rsidRDefault="0094472D">
            <w:pPr>
              <w:widowControl w:val="0"/>
              <w:contextualSpacing w:val="0"/>
              <w:jc w:val="center"/>
            </w:pPr>
            <w:r>
              <w:rPr>
                <w:sz w:val="18"/>
                <w:szCs w:val="18"/>
              </w:rPr>
              <w:t>6</w:t>
            </w:r>
          </w:p>
        </w:tc>
        <w:tc>
          <w:tcPr>
            <w:tcW w:w="1597" w:type="dxa"/>
            <w:tcMar>
              <w:top w:w="80" w:type="dxa"/>
              <w:left w:w="80" w:type="dxa"/>
              <w:bottom w:w="80" w:type="dxa"/>
              <w:right w:w="80" w:type="dxa"/>
            </w:tcMar>
            <w:vAlign w:val="center"/>
          </w:tcPr>
          <w:p w14:paraId="41AFF35A" w14:textId="77777777" w:rsidR="00D4054B" w:rsidRDefault="0094472D">
            <w:pPr>
              <w:widowControl w:val="0"/>
              <w:contextualSpacing w:val="0"/>
              <w:jc w:val="center"/>
            </w:pPr>
            <w:r>
              <w:rPr>
                <w:sz w:val="18"/>
                <w:szCs w:val="18"/>
              </w:rPr>
              <w:t>Traffic simulation setup</w:t>
            </w:r>
          </w:p>
        </w:tc>
        <w:tc>
          <w:tcPr>
            <w:tcW w:w="2792" w:type="dxa"/>
            <w:tcMar>
              <w:top w:w="80" w:type="dxa"/>
              <w:left w:w="80" w:type="dxa"/>
              <w:bottom w:w="80" w:type="dxa"/>
              <w:right w:w="80" w:type="dxa"/>
            </w:tcMar>
            <w:vAlign w:val="center"/>
          </w:tcPr>
          <w:p w14:paraId="16179B24" w14:textId="77777777" w:rsidR="00D4054B" w:rsidRDefault="00724E55">
            <w:pPr>
              <w:widowControl w:val="0"/>
              <w:contextualSpacing w:val="0"/>
              <w:jc w:val="center"/>
            </w:pPr>
            <w:hyperlink r:id="rId24" w:anchor="gid=0">
              <w:r w:rsidR="0094472D">
                <w:rPr>
                  <w:color w:val="1155CC"/>
                  <w:sz w:val="18"/>
                  <w:szCs w:val="18"/>
                  <w:u w:val="single"/>
                </w:rPr>
                <w:t>input_scenario_settings.csv</w:t>
              </w:r>
            </w:hyperlink>
            <w:hyperlink r:id="rId25" w:anchor="gid=0"/>
          </w:p>
        </w:tc>
        <w:tc>
          <w:tcPr>
            <w:tcW w:w="2823" w:type="dxa"/>
            <w:tcMar>
              <w:top w:w="80" w:type="dxa"/>
              <w:left w:w="80" w:type="dxa"/>
              <w:bottom w:w="80" w:type="dxa"/>
              <w:right w:w="80" w:type="dxa"/>
            </w:tcMar>
            <w:vAlign w:val="center"/>
          </w:tcPr>
          <w:p w14:paraId="22A76695" w14:textId="77777777" w:rsidR="00D4054B" w:rsidRDefault="0094472D">
            <w:pPr>
              <w:widowControl w:val="0"/>
              <w:contextualSpacing w:val="0"/>
              <w:jc w:val="center"/>
            </w:pPr>
            <w:r>
              <w:rPr>
                <w:sz w:val="18"/>
                <w:szCs w:val="18"/>
              </w:rPr>
              <w:t>Project-&gt; Assignment/Simulation Setting</w:t>
            </w:r>
          </w:p>
        </w:tc>
        <w:tc>
          <w:tcPr>
            <w:tcW w:w="5150" w:type="dxa"/>
            <w:tcMar>
              <w:top w:w="80" w:type="dxa"/>
              <w:left w:w="80" w:type="dxa"/>
              <w:bottom w:w="80" w:type="dxa"/>
              <w:right w:w="80" w:type="dxa"/>
            </w:tcMar>
            <w:vAlign w:val="center"/>
          </w:tcPr>
          <w:p w14:paraId="0B1725F1" w14:textId="77777777" w:rsidR="00D4054B" w:rsidRDefault="0094472D">
            <w:pPr>
              <w:widowControl w:val="0"/>
              <w:contextualSpacing w:val="0"/>
              <w:jc w:val="center"/>
            </w:pPr>
            <w:r>
              <w:rPr>
                <w:sz w:val="18"/>
                <w:szCs w:val="18"/>
              </w:rPr>
              <w:t># of iterations, traffic models, traffic assignment method…</w:t>
            </w:r>
          </w:p>
        </w:tc>
      </w:tr>
      <w:tr w:rsidR="00D4054B" w14:paraId="5C9F733F" w14:textId="77777777" w:rsidTr="009B5EEC">
        <w:trPr>
          <w:trHeight w:val="706"/>
        </w:trPr>
        <w:tc>
          <w:tcPr>
            <w:tcW w:w="573" w:type="dxa"/>
            <w:tcMar>
              <w:top w:w="80" w:type="dxa"/>
              <w:left w:w="80" w:type="dxa"/>
              <w:bottom w:w="80" w:type="dxa"/>
              <w:right w:w="80" w:type="dxa"/>
            </w:tcMar>
            <w:vAlign w:val="center"/>
          </w:tcPr>
          <w:p w14:paraId="23831EBD" w14:textId="77777777" w:rsidR="00D4054B" w:rsidRDefault="0094472D">
            <w:pPr>
              <w:widowControl w:val="0"/>
              <w:contextualSpacing w:val="0"/>
              <w:jc w:val="center"/>
            </w:pPr>
            <w:r>
              <w:rPr>
                <w:sz w:val="18"/>
                <w:szCs w:val="18"/>
              </w:rPr>
              <w:t>7</w:t>
            </w:r>
          </w:p>
        </w:tc>
        <w:tc>
          <w:tcPr>
            <w:tcW w:w="1597" w:type="dxa"/>
            <w:tcMar>
              <w:top w:w="80" w:type="dxa"/>
              <w:left w:w="80" w:type="dxa"/>
              <w:bottom w:w="80" w:type="dxa"/>
              <w:right w:w="80" w:type="dxa"/>
            </w:tcMar>
            <w:vAlign w:val="center"/>
          </w:tcPr>
          <w:p w14:paraId="783F0BD4" w14:textId="77777777" w:rsidR="00D4054B" w:rsidRDefault="0094472D">
            <w:pPr>
              <w:widowControl w:val="0"/>
              <w:contextualSpacing w:val="0"/>
              <w:jc w:val="center"/>
            </w:pPr>
            <w:r>
              <w:rPr>
                <w:sz w:val="18"/>
                <w:szCs w:val="18"/>
              </w:rPr>
              <w:t>Generated Vehicle Data</w:t>
            </w:r>
          </w:p>
        </w:tc>
        <w:tc>
          <w:tcPr>
            <w:tcW w:w="2792" w:type="dxa"/>
            <w:tcMar>
              <w:top w:w="80" w:type="dxa"/>
              <w:left w:w="80" w:type="dxa"/>
              <w:bottom w:w="80" w:type="dxa"/>
              <w:right w:w="80" w:type="dxa"/>
            </w:tcMar>
            <w:vAlign w:val="center"/>
          </w:tcPr>
          <w:p w14:paraId="25B5B5AF" w14:textId="77777777" w:rsidR="00D4054B" w:rsidRDefault="00724E55">
            <w:pPr>
              <w:widowControl w:val="0"/>
              <w:contextualSpacing w:val="0"/>
              <w:jc w:val="center"/>
            </w:pPr>
            <w:hyperlink r:id="rId26" w:anchor="gid=0">
              <w:r w:rsidR="0094472D">
                <w:rPr>
                  <w:color w:val="1155CC"/>
                  <w:sz w:val="18"/>
                  <w:szCs w:val="18"/>
                  <w:u w:val="single"/>
                </w:rPr>
                <w:t>output_agent.csv</w:t>
              </w:r>
            </w:hyperlink>
            <w:hyperlink r:id="rId27" w:anchor="gid=0"/>
          </w:p>
        </w:tc>
        <w:tc>
          <w:tcPr>
            <w:tcW w:w="2823" w:type="dxa"/>
            <w:tcMar>
              <w:top w:w="80" w:type="dxa"/>
              <w:left w:w="80" w:type="dxa"/>
              <w:bottom w:w="80" w:type="dxa"/>
              <w:right w:w="80" w:type="dxa"/>
            </w:tcMar>
            <w:vAlign w:val="center"/>
          </w:tcPr>
          <w:p w14:paraId="4707C32E" w14:textId="77777777" w:rsidR="00D4054B" w:rsidRDefault="0094472D">
            <w:pPr>
              <w:widowControl w:val="0"/>
              <w:contextualSpacing w:val="0"/>
              <w:jc w:val="center"/>
            </w:pPr>
            <w:r>
              <w:rPr>
                <w:sz w:val="18"/>
                <w:szCs w:val="18"/>
              </w:rPr>
              <w:t>---</w:t>
            </w:r>
          </w:p>
        </w:tc>
        <w:tc>
          <w:tcPr>
            <w:tcW w:w="5150" w:type="dxa"/>
            <w:tcMar>
              <w:top w:w="80" w:type="dxa"/>
              <w:left w:w="80" w:type="dxa"/>
              <w:bottom w:w="80" w:type="dxa"/>
              <w:right w:w="80" w:type="dxa"/>
            </w:tcMar>
            <w:vAlign w:val="center"/>
          </w:tcPr>
          <w:p w14:paraId="0FD795EE" w14:textId="77777777" w:rsidR="00D4054B" w:rsidRDefault="0094472D">
            <w:pPr>
              <w:widowControl w:val="0"/>
              <w:contextualSpacing w:val="0"/>
              <w:jc w:val="center"/>
            </w:pPr>
            <w:r>
              <w:rPr>
                <w:sz w:val="18"/>
                <w:szCs w:val="18"/>
              </w:rPr>
              <w:t>Agent ID, Arrival time, departure time…</w:t>
            </w:r>
          </w:p>
        </w:tc>
      </w:tr>
      <w:tr w:rsidR="00D4054B" w14:paraId="07531E17" w14:textId="77777777" w:rsidTr="009B5EEC">
        <w:trPr>
          <w:trHeight w:val="365"/>
        </w:trPr>
        <w:tc>
          <w:tcPr>
            <w:tcW w:w="573" w:type="dxa"/>
            <w:tcMar>
              <w:top w:w="80" w:type="dxa"/>
              <w:left w:w="80" w:type="dxa"/>
              <w:bottom w:w="80" w:type="dxa"/>
              <w:right w:w="80" w:type="dxa"/>
            </w:tcMar>
            <w:vAlign w:val="center"/>
          </w:tcPr>
          <w:p w14:paraId="6C152308" w14:textId="77777777" w:rsidR="00D4054B" w:rsidRDefault="0094472D">
            <w:pPr>
              <w:widowControl w:val="0"/>
              <w:contextualSpacing w:val="0"/>
              <w:jc w:val="center"/>
            </w:pPr>
            <w:r>
              <w:rPr>
                <w:sz w:val="18"/>
                <w:szCs w:val="18"/>
              </w:rPr>
              <w:t>8</w:t>
            </w:r>
          </w:p>
        </w:tc>
        <w:tc>
          <w:tcPr>
            <w:tcW w:w="1597" w:type="dxa"/>
            <w:tcMar>
              <w:top w:w="80" w:type="dxa"/>
              <w:left w:w="80" w:type="dxa"/>
              <w:bottom w:w="80" w:type="dxa"/>
              <w:right w:w="80" w:type="dxa"/>
            </w:tcMar>
            <w:vAlign w:val="center"/>
          </w:tcPr>
          <w:p w14:paraId="01EDE05F" w14:textId="77777777" w:rsidR="00D4054B" w:rsidRDefault="0094472D">
            <w:pPr>
              <w:widowControl w:val="0"/>
              <w:contextualSpacing w:val="0"/>
              <w:jc w:val="center"/>
            </w:pPr>
            <w:r>
              <w:rPr>
                <w:sz w:val="18"/>
                <w:szCs w:val="18"/>
              </w:rPr>
              <w:t>Traffic States</w:t>
            </w:r>
          </w:p>
        </w:tc>
        <w:tc>
          <w:tcPr>
            <w:tcW w:w="2792" w:type="dxa"/>
            <w:tcMar>
              <w:top w:w="80" w:type="dxa"/>
              <w:left w:w="80" w:type="dxa"/>
              <w:bottom w:w="80" w:type="dxa"/>
              <w:right w:w="80" w:type="dxa"/>
            </w:tcMar>
            <w:vAlign w:val="center"/>
          </w:tcPr>
          <w:p w14:paraId="1DC556BC" w14:textId="77777777" w:rsidR="00D4054B" w:rsidRDefault="00724E55">
            <w:pPr>
              <w:widowControl w:val="0"/>
              <w:contextualSpacing w:val="0"/>
              <w:jc w:val="center"/>
            </w:pPr>
            <w:hyperlink r:id="rId28" w:anchor="gid=0">
              <w:r w:rsidR="0094472D">
                <w:rPr>
                  <w:color w:val="1155CC"/>
                  <w:sz w:val="18"/>
                  <w:szCs w:val="18"/>
                  <w:u w:val="single"/>
                </w:rPr>
                <w:t>output_LinkTDMOE.csv</w:t>
              </w:r>
            </w:hyperlink>
            <w:hyperlink r:id="rId29" w:anchor="gid=0"/>
          </w:p>
        </w:tc>
        <w:tc>
          <w:tcPr>
            <w:tcW w:w="2823" w:type="dxa"/>
            <w:tcMar>
              <w:top w:w="80" w:type="dxa"/>
              <w:left w:w="80" w:type="dxa"/>
              <w:bottom w:w="80" w:type="dxa"/>
              <w:right w:w="80" w:type="dxa"/>
            </w:tcMar>
            <w:vAlign w:val="center"/>
          </w:tcPr>
          <w:p w14:paraId="369D22F2" w14:textId="77777777" w:rsidR="00D4054B" w:rsidRDefault="0094472D">
            <w:pPr>
              <w:widowControl w:val="0"/>
              <w:contextualSpacing w:val="0"/>
              <w:jc w:val="center"/>
            </w:pPr>
            <w:r>
              <w:rPr>
                <w:sz w:val="18"/>
                <w:szCs w:val="18"/>
              </w:rPr>
              <w:t>---</w:t>
            </w:r>
          </w:p>
        </w:tc>
        <w:tc>
          <w:tcPr>
            <w:tcW w:w="5150" w:type="dxa"/>
            <w:tcMar>
              <w:top w:w="80" w:type="dxa"/>
              <w:left w:w="80" w:type="dxa"/>
              <w:bottom w:w="80" w:type="dxa"/>
              <w:right w:w="80" w:type="dxa"/>
            </w:tcMar>
            <w:vAlign w:val="center"/>
          </w:tcPr>
          <w:p w14:paraId="455274AE" w14:textId="77777777" w:rsidR="00D4054B" w:rsidRDefault="0094472D">
            <w:pPr>
              <w:widowControl w:val="0"/>
              <w:contextualSpacing w:val="0"/>
              <w:jc w:val="center"/>
            </w:pPr>
            <w:r>
              <w:rPr>
                <w:sz w:val="18"/>
                <w:szCs w:val="18"/>
              </w:rPr>
              <w:t>Travel time, speed, density…</w:t>
            </w:r>
          </w:p>
        </w:tc>
      </w:tr>
    </w:tbl>
    <w:p w14:paraId="334FB18F" w14:textId="77777777" w:rsidR="000F25E9" w:rsidRDefault="0094472D" w:rsidP="009B5EEC">
      <w:pPr>
        <w:widowControl w:val="0"/>
        <w:rPr>
          <w:rFonts w:ascii="Times New Roman" w:hAnsi="Times New Roman" w:cs="Times New Roman"/>
          <w:b/>
          <w:sz w:val="24"/>
          <w:szCs w:val="24"/>
        </w:rPr>
      </w:pPr>
      <w:r w:rsidRPr="009B5EEC">
        <w:rPr>
          <w:rFonts w:ascii="Times New Roman" w:hAnsi="Times New Roman" w:cs="Times New Roman"/>
          <w:b/>
          <w:sz w:val="24"/>
          <w:szCs w:val="24"/>
        </w:rPr>
        <w:t xml:space="preserve"> </w:t>
      </w:r>
    </w:p>
    <w:p w14:paraId="39627256" w14:textId="77777777" w:rsidR="000F25E9" w:rsidRDefault="000F25E9" w:rsidP="009B5EEC">
      <w:pPr>
        <w:widowControl w:val="0"/>
        <w:rPr>
          <w:rFonts w:ascii="Times New Roman" w:hAnsi="Times New Roman" w:cs="Times New Roman"/>
          <w:b/>
          <w:sz w:val="24"/>
          <w:szCs w:val="24"/>
        </w:rPr>
      </w:pPr>
    </w:p>
    <w:p w14:paraId="10C90D29" w14:textId="77777777" w:rsidR="000F25E9" w:rsidRDefault="000F25E9" w:rsidP="009B5EEC">
      <w:pPr>
        <w:widowControl w:val="0"/>
        <w:rPr>
          <w:rFonts w:ascii="Times New Roman" w:hAnsi="Times New Roman" w:cs="Times New Roman"/>
          <w:b/>
          <w:sz w:val="24"/>
          <w:szCs w:val="24"/>
        </w:rPr>
      </w:pPr>
    </w:p>
    <w:p w14:paraId="0C0A8F0D" w14:textId="77777777" w:rsidR="000F25E9" w:rsidRDefault="000F25E9" w:rsidP="009B5EEC">
      <w:pPr>
        <w:widowControl w:val="0"/>
        <w:rPr>
          <w:rFonts w:ascii="Times New Roman" w:hAnsi="Times New Roman" w:cs="Times New Roman"/>
          <w:b/>
          <w:sz w:val="24"/>
          <w:szCs w:val="24"/>
        </w:rPr>
      </w:pPr>
    </w:p>
    <w:p w14:paraId="0C1E9F32" w14:textId="77777777" w:rsidR="000F25E9" w:rsidRDefault="000F25E9" w:rsidP="009B5EEC">
      <w:pPr>
        <w:widowControl w:val="0"/>
        <w:rPr>
          <w:rFonts w:ascii="Times New Roman" w:hAnsi="Times New Roman" w:cs="Times New Roman"/>
          <w:b/>
          <w:sz w:val="24"/>
          <w:szCs w:val="24"/>
        </w:rPr>
      </w:pPr>
    </w:p>
    <w:p w14:paraId="0DCE00DB" w14:textId="77777777" w:rsidR="000F25E9" w:rsidRDefault="000F25E9" w:rsidP="009B5EEC">
      <w:pPr>
        <w:widowControl w:val="0"/>
        <w:rPr>
          <w:rFonts w:ascii="Times New Roman" w:hAnsi="Times New Roman" w:cs="Times New Roman"/>
          <w:b/>
          <w:sz w:val="24"/>
          <w:szCs w:val="24"/>
        </w:rPr>
      </w:pPr>
    </w:p>
    <w:p w14:paraId="3303942C" w14:textId="77777777" w:rsidR="000F25E9" w:rsidRDefault="000F25E9" w:rsidP="009B5EEC">
      <w:pPr>
        <w:widowControl w:val="0"/>
        <w:rPr>
          <w:rFonts w:ascii="Times New Roman" w:hAnsi="Times New Roman" w:cs="Times New Roman"/>
          <w:b/>
          <w:sz w:val="24"/>
          <w:szCs w:val="24"/>
        </w:rPr>
      </w:pPr>
    </w:p>
    <w:p w14:paraId="2B5821D2" w14:textId="77777777" w:rsidR="000F25E9" w:rsidRDefault="000F25E9" w:rsidP="009B5EEC">
      <w:pPr>
        <w:widowControl w:val="0"/>
        <w:rPr>
          <w:rFonts w:ascii="Times New Roman" w:hAnsi="Times New Roman" w:cs="Times New Roman"/>
          <w:b/>
          <w:sz w:val="24"/>
          <w:szCs w:val="24"/>
        </w:rPr>
      </w:pPr>
    </w:p>
    <w:p w14:paraId="6F1633DA" w14:textId="77777777" w:rsidR="000F25E9" w:rsidRDefault="000F25E9" w:rsidP="009B5EEC">
      <w:pPr>
        <w:widowControl w:val="0"/>
        <w:rPr>
          <w:rFonts w:ascii="Times New Roman" w:hAnsi="Times New Roman" w:cs="Times New Roman"/>
          <w:b/>
          <w:sz w:val="24"/>
          <w:szCs w:val="24"/>
        </w:rPr>
      </w:pPr>
    </w:p>
    <w:p w14:paraId="41D025BC" w14:textId="77777777" w:rsidR="000F25E9" w:rsidRDefault="000F25E9" w:rsidP="009B5EEC">
      <w:pPr>
        <w:widowControl w:val="0"/>
        <w:rPr>
          <w:rFonts w:ascii="Times New Roman" w:hAnsi="Times New Roman" w:cs="Times New Roman"/>
          <w:b/>
          <w:sz w:val="24"/>
          <w:szCs w:val="24"/>
        </w:rPr>
      </w:pPr>
    </w:p>
    <w:p w14:paraId="69447ABB" w14:textId="77777777" w:rsidR="000F25E9" w:rsidRDefault="000F25E9" w:rsidP="009B5EEC">
      <w:pPr>
        <w:widowControl w:val="0"/>
        <w:rPr>
          <w:rFonts w:ascii="Times New Roman" w:hAnsi="Times New Roman" w:cs="Times New Roman"/>
          <w:b/>
          <w:sz w:val="24"/>
          <w:szCs w:val="24"/>
        </w:rPr>
      </w:pPr>
    </w:p>
    <w:p w14:paraId="0325452F" w14:textId="77777777" w:rsidR="000F25E9" w:rsidRDefault="000F25E9" w:rsidP="009B5EEC">
      <w:pPr>
        <w:widowControl w:val="0"/>
        <w:rPr>
          <w:rFonts w:ascii="Times New Roman" w:hAnsi="Times New Roman" w:cs="Times New Roman"/>
          <w:b/>
          <w:sz w:val="24"/>
          <w:szCs w:val="24"/>
        </w:rPr>
      </w:pPr>
    </w:p>
    <w:p w14:paraId="47DBC91B" w14:textId="77777777" w:rsidR="000F25E9" w:rsidRDefault="000F25E9" w:rsidP="009B5EEC">
      <w:pPr>
        <w:widowControl w:val="0"/>
        <w:rPr>
          <w:rFonts w:ascii="Times New Roman" w:hAnsi="Times New Roman" w:cs="Times New Roman"/>
          <w:b/>
          <w:sz w:val="24"/>
          <w:szCs w:val="24"/>
        </w:rPr>
      </w:pPr>
    </w:p>
    <w:p w14:paraId="55BEF105" w14:textId="77777777" w:rsidR="000F25E9" w:rsidRDefault="000F25E9" w:rsidP="009B5EEC">
      <w:pPr>
        <w:widowControl w:val="0"/>
        <w:rPr>
          <w:rFonts w:ascii="Times New Roman" w:hAnsi="Times New Roman" w:cs="Times New Roman"/>
          <w:b/>
          <w:sz w:val="24"/>
          <w:szCs w:val="24"/>
        </w:rPr>
      </w:pPr>
    </w:p>
    <w:p w14:paraId="19311FFD" w14:textId="77777777" w:rsidR="000F25E9" w:rsidRDefault="000F25E9" w:rsidP="009B5EEC">
      <w:pPr>
        <w:widowControl w:val="0"/>
        <w:rPr>
          <w:rFonts w:ascii="Times New Roman" w:hAnsi="Times New Roman" w:cs="Times New Roman"/>
          <w:b/>
          <w:sz w:val="24"/>
          <w:szCs w:val="24"/>
        </w:rPr>
      </w:pPr>
    </w:p>
    <w:p w14:paraId="0CA4F837" w14:textId="77777777" w:rsidR="000F25E9" w:rsidRDefault="000F25E9" w:rsidP="009B5EEC">
      <w:pPr>
        <w:widowControl w:val="0"/>
        <w:rPr>
          <w:rFonts w:ascii="Times New Roman" w:hAnsi="Times New Roman" w:cs="Times New Roman"/>
          <w:b/>
          <w:sz w:val="24"/>
          <w:szCs w:val="24"/>
        </w:rPr>
      </w:pPr>
    </w:p>
    <w:p w14:paraId="2FD31E83" w14:textId="77777777" w:rsidR="000F25E9" w:rsidRDefault="000F25E9" w:rsidP="009B5EEC">
      <w:pPr>
        <w:widowControl w:val="0"/>
        <w:rPr>
          <w:rFonts w:ascii="Times New Roman" w:hAnsi="Times New Roman" w:cs="Times New Roman"/>
          <w:b/>
          <w:sz w:val="24"/>
          <w:szCs w:val="24"/>
        </w:rPr>
      </w:pPr>
    </w:p>
    <w:p w14:paraId="51465AD6" w14:textId="77777777" w:rsidR="000F25E9" w:rsidRDefault="000F25E9" w:rsidP="009B5EEC">
      <w:pPr>
        <w:widowControl w:val="0"/>
        <w:rPr>
          <w:rFonts w:ascii="Times New Roman" w:hAnsi="Times New Roman" w:cs="Times New Roman"/>
          <w:b/>
          <w:sz w:val="24"/>
          <w:szCs w:val="24"/>
        </w:rPr>
      </w:pPr>
    </w:p>
    <w:p w14:paraId="1AB61AE5" w14:textId="135B874E" w:rsidR="00D4054B" w:rsidRPr="00EC23B9" w:rsidRDefault="009B5EEC" w:rsidP="009B5EEC">
      <w:pPr>
        <w:widowControl w:val="0"/>
        <w:rPr>
          <w:rFonts w:ascii="Times New Roman" w:hAnsi="Times New Roman" w:cs="Times New Roman"/>
          <w:b/>
          <w:color w:val="800000"/>
          <w:sz w:val="28"/>
          <w:szCs w:val="28"/>
        </w:rPr>
      </w:pPr>
      <w:r w:rsidRPr="00EC23B9">
        <w:rPr>
          <w:rFonts w:ascii="Times New Roman" w:hAnsi="Times New Roman" w:cs="Times New Roman"/>
          <w:b/>
          <w:color w:val="800000"/>
          <w:sz w:val="28"/>
          <w:szCs w:val="28"/>
        </w:rPr>
        <w:lastRenderedPageBreak/>
        <w:t>Link properties:</w:t>
      </w:r>
    </w:p>
    <w:p w14:paraId="5732820E" w14:textId="77777777" w:rsidR="009B5EEC" w:rsidRPr="009B5EEC" w:rsidRDefault="009B5EEC" w:rsidP="009B5EEC">
      <w:pPr>
        <w:widowControl w:val="0"/>
        <w:rPr>
          <w:rFonts w:ascii="Times New Roman" w:hAnsi="Times New Roman" w:cs="Times New Roman"/>
          <w:b/>
          <w:sz w:val="24"/>
          <w:szCs w:val="24"/>
        </w:rPr>
      </w:pPr>
    </w:p>
    <w:p w14:paraId="47B43C23" w14:textId="77777777" w:rsidR="00D4054B" w:rsidRDefault="0094472D" w:rsidP="009B5EEC">
      <w:pPr>
        <w:widowControl w:val="0"/>
        <w:spacing w:line="436" w:lineRule="auto"/>
      </w:pPr>
      <w:r>
        <w:t>To check the link properties in NeXTA</w:t>
      </w:r>
      <w:r w:rsidR="009B5EEC">
        <w:t>, please</w:t>
      </w:r>
      <w:r>
        <w:t xml:space="preserve"> follow the steps below for link 8-&gt;9 as an example, shown in Fig. </w:t>
      </w:r>
      <w:r w:rsidR="00810DF2">
        <w:t>4</w:t>
      </w:r>
      <w:r>
        <w:t>.</w:t>
      </w:r>
    </w:p>
    <w:p w14:paraId="6873D784" w14:textId="77777777" w:rsidR="00D4054B" w:rsidRDefault="0094472D" w:rsidP="009B5EEC">
      <w:pPr>
        <w:widowControl w:val="0"/>
        <w:spacing w:line="436" w:lineRule="auto"/>
      </w:pPr>
      <w:r>
        <w:t>Select the “Link</w:t>
      </w:r>
      <w:r w:rsidR="00810DF2">
        <w:t>” in</w:t>
      </w:r>
      <w:r>
        <w:t xml:space="preserve"> the GIS layers panel, then right click to choose “View Link Properties for Selected Link”.</w:t>
      </w:r>
    </w:p>
    <w:p w14:paraId="3F1FC3C3" w14:textId="77777777" w:rsidR="00D4054B" w:rsidRDefault="009E4C40">
      <w:pPr>
        <w:widowControl w:val="0"/>
        <w:spacing w:line="436" w:lineRule="auto"/>
        <w:jc w:val="center"/>
      </w:pPr>
      <w:r>
        <w:rPr>
          <w:noProof/>
        </w:rPr>
        <w:drawing>
          <wp:inline distT="0" distB="0" distL="0" distR="0" wp14:anchorId="21D1A1CE" wp14:editId="02392E69">
            <wp:extent cx="3743847" cy="390579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nk 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3743847" cy="3905795"/>
                    </a:xfrm>
                    <a:prstGeom prst="rect">
                      <a:avLst/>
                    </a:prstGeom>
                  </pic:spPr>
                </pic:pic>
              </a:graphicData>
            </a:graphic>
          </wp:inline>
        </w:drawing>
      </w:r>
    </w:p>
    <w:p w14:paraId="40A5DD64" w14:textId="77777777" w:rsidR="00D4054B" w:rsidRDefault="0094472D">
      <w:pPr>
        <w:widowControl w:val="0"/>
        <w:ind w:firstLine="720"/>
        <w:jc w:val="center"/>
      </w:pPr>
      <w:r>
        <w:rPr>
          <w:sz w:val="18"/>
          <w:szCs w:val="18"/>
        </w:rPr>
        <w:t>Fig. 3. Properties of link 8-&gt;9</w:t>
      </w:r>
    </w:p>
    <w:p w14:paraId="362B1F18" w14:textId="77777777" w:rsidR="009B5EEC" w:rsidRDefault="009B5EEC" w:rsidP="009B5EEC">
      <w:pPr>
        <w:widowControl w:val="0"/>
        <w:spacing w:before="60" w:after="60" w:line="436" w:lineRule="auto"/>
      </w:pPr>
    </w:p>
    <w:p w14:paraId="2F54A66C" w14:textId="77777777" w:rsidR="009E4C40" w:rsidRDefault="009E4C40" w:rsidP="009B5EEC">
      <w:pPr>
        <w:widowControl w:val="0"/>
        <w:spacing w:before="60" w:after="60" w:line="436" w:lineRule="auto"/>
        <w:rPr>
          <w:rFonts w:ascii="Times New Roman" w:hAnsi="Times New Roman" w:cs="Times New Roman"/>
          <w:b/>
          <w:sz w:val="24"/>
          <w:szCs w:val="24"/>
        </w:rPr>
      </w:pPr>
    </w:p>
    <w:p w14:paraId="5D815ABE" w14:textId="77777777" w:rsidR="009B5EEC" w:rsidRPr="00EC23B9" w:rsidRDefault="009B5EEC" w:rsidP="009B5EEC">
      <w:pPr>
        <w:widowControl w:val="0"/>
        <w:spacing w:before="60" w:after="60" w:line="436" w:lineRule="auto"/>
        <w:rPr>
          <w:rFonts w:ascii="Times New Roman" w:hAnsi="Times New Roman" w:cs="Times New Roman"/>
          <w:b/>
          <w:color w:val="800000"/>
          <w:sz w:val="28"/>
          <w:szCs w:val="28"/>
        </w:rPr>
      </w:pPr>
      <w:r w:rsidRPr="00EC23B9">
        <w:rPr>
          <w:rFonts w:ascii="Times New Roman" w:hAnsi="Times New Roman" w:cs="Times New Roman"/>
          <w:b/>
          <w:color w:val="800000"/>
          <w:sz w:val="28"/>
          <w:szCs w:val="28"/>
        </w:rPr>
        <w:lastRenderedPageBreak/>
        <w:t>Node and link tables:</w:t>
      </w:r>
    </w:p>
    <w:p w14:paraId="46831F3D" w14:textId="77777777" w:rsidR="00D4054B" w:rsidRDefault="0094472D">
      <w:pPr>
        <w:widowControl w:val="0"/>
        <w:spacing w:before="60" w:after="60" w:line="436" w:lineRule="auto"/>
        <w:ind w:firstLine="720"/>
      </w:pPr>
      <w:r>
        <w:t>To check node and link tables, please follow the steps in Fig. 4.</w:t>
      </w:r>
    </w:p>
    <w:tbl>
      <w:tblPr>
        <w:tblStyle w:val="a4"/>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gridCol w:w="3915"/>
      </w:tblGrid>
      <w:tr w:rsidR="00D4054B" w14:paraId="2427DB8A" w14:textId="77777777" w:rsidTr="00D4054B">
        <w:tc>
          <w:tcPr>
            <w:tcW w:w="9045" w:type="dxa"/>
            <w:tcMar>
              <w:top w:w="100" w:type="dxa"/>
              <w:left w:w="100" w:type="dxa"/>
              <w:bottom w:w="100" w:type="dxa"/>
              <w:right w:w="100" w:type="dxa"/>
            </w:tcMar>
          </w:tcPr>
          <w:p w14:paraId="2F523670" w14:textId="5A3A9616" w:rsidR="00D4054B" w:rsidRDefault="00AF46F1">
            <w:pPr>
              <w:widowControl w:val="0"/>
              <w:spacing w:line="240" w:lineRule="auto"/>
              <w:contextualSpacing w:val="0"/>
            </w:pPr>
            <w:r>
              <w:rPr>
                <w:noProof/>
              </w:rPr>
              <w:drawing>
                <wp:inline distT="0" distB="0" distL="0" distR="0" wp14:anchorId="149CBCEF" wp14:editId="293D7631">
                  <wp:extent cx="4942703" cy="2826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1.png"/>
                          <pic:cNvPicPr/>
                        </pic:nvPicPr>
                        <pic:blipFill>
                          <a:blip r:embed="rId31">
                            <a:extLst>
                              <a:ext uri="{28A0092B-C50C-407E-A947-70E740481C1C}">
                                <a14:useLocalDpi xmlns:a14="http://schemas.microsoft.com/office/drawing/2010/main" val="0"/>
                              </a:ext>
                            </a:extLst>
                          </a:blip>
                          <a:stretch>
                            <a:fillRect/>
                          </a:stretch>
                        </pic:blipFill>
                        <pic:spPr>
                          <a:xfrm>
                            <a:off x="0" y="0"/>
                            <a:ext cx="4957040" cy="2834676"/>
                          </a:xfrm>
                          <a:prstGeom prst="rect">
                            <a:avLst/>
                          </a:prstGeom>
                        </pic:spPr>
                      </pic:pic>
                    </a:graphicData>
                  </a:graphic>
                </wp:inline>
              </w:drawing>
            </w:r>
          </w:p>
          <w:p w14:paraId="7FFF20E7" w14:textId="77777777" w:rsidR="00D4054B" w:rsidRDefault="0094472D">
            <w:pPr>
              <w:widowControl w:val="0"/>
              <w:ind w:firstLine="720"/>
              <w:contextualSpacing w:val="0"/>
              <w:jc w:val="center"/>
            </w:pPr>
            <w:r>
              <w:rPr>
                <w:sz w:val="18"/>
                <w:szCs w:val="18"/>
              </w:rPr>
              <w:t>Fig.4. Properties of link 8-&gt;9</w:t>
            </w:r>
          </w:p>
        </w:tc>
        <w:tc>
          <w:tcPr>
            <w:tcW w:w="3915" w:type="dxa"/>
            <w:tcMar>
              <w:top w:w="100" w:type="dxa"/>
              <w:left w:w="100" w:type="dxa"/>
              <w:bottom w:w="100" w:type="dxa"/>
              <w:right w:w="100" w:type="dxa"/>
            </w:tcMar>
          </w:tcPr>
          <w:p w14:paraId="799E434A" w14:textId="77777777" w:rsidR="00D4054B" w:rsidRDefault="00D4054B">
            <w:pPr>
              <w:widowControl w:val="0"/>
              <w:spacing w:line="240" w:lineRule="auto"/>
              <w:contextualSpacing w:val="0"/>
            </w:pPr>
          </w:p>
          <w:p w14:paraId="47885403" w14:textId="0DAB8CDD" w:rsidR="00D4054B" w:rsidRP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0883F55D" w14:textId="77777777" w:rsidR="00D4054B" w:rsidRDefault="00D4054B">
            <w:pPr>
              <w:widowControl w:val="0"/>
              <w:spacing w:line="240" w:lineRule="auto"/>
              <w:contextualSpacing w:val="0"/>
            </w:pPr>
          </w:p>
          <w:p w14:paraId="49689473" w14:textId="77777777" w:rsidR="00D4054B" w:rsidRDefault="00D4054B">
            <w:pPr>
              <w:widowControl w:val="0"/>
              <w:spacing w:line="240" w:lineRule="auto"/>
              <w:contextualSpacing w:val="0"/>
            </w:pPr>
          </w:p>
          <w:p w14:paraId="4C13EB4D" w14:textId="77777777" w:rsidR="00D4054B" w:rsidRDefault="00833685">
            <w:pPr>
              <w:widowControl w:val="0"/>
              <w:spacing w:line="240" w:lineRule="auto"/>
              <w:contextualSpacing w:val="0"/>
            </w:pPr>
            <w:r>
              <w:rPr>
                <w:b/>
                <w:sz w:val="20"/>
                <w:szCs w:val="20"/>
              </w:rPr>
              <w:t>Step</w:t>
            </w:r>
            <w:r w:rsidR="0094472D">
              <w:rPr>
                <w:b/>
                <w:sz w:val="20"/>
                <w:szCs w:val="20"/>
              </w:rPr>
              <w:t xml:space="preserve"> 1</w:t>
            </w:r>
            <w:r w:rsidR="0094472D">
              <w:rPr>
                <w:sz w:val="20"/>
                <w:szCs w:val="20"/>
              </w:rPr>
              <w:t>: click the “Project” in menu bar.</w:t>
            </w:r>
          </w:p>
          <w:p w14:paraId="3336B58D" w14:textId="77777777" w:rsidR="00D4054B" w:rsidRDefault="00833685">
            <w:pPr>
              <w:widowControl w:val="0"/>
              <w:spacing w:before="60" w:after="60" w:line="240" w:lineRule="auto"/>
              <w:contextualSpacing w:val="0"/>
            </w:pPr>
            <w:r>
              <w:rPr>
                <w:b/>
                <w:sz w:val="20"/>
                <w:szCs w:val="20"/>
              </w:rPr>
              <w:t>Step</w:t>
            </w:r>
            <w:r w:rsidR="0094472D">
              <w:rPr>
                <w:b/>
                <w:sz w:val="20"/>
                <w:szCs w:val="20"/>
              </w:rPr>
              <w:t xml:space="preserve"> 2</w:t>
            </w:r>
            <w:r w:rsidR="0094472D">
              <w:rPr>
                <w:sz w:val="20"/>
                <w:szCs w:val="20"/>
              </w:rPr>
              <w:t>: click “1.Network Data”.</w:t>
            </w:r>
          </w:p>
          <w:p w14:paraId="54DFAE20" w14:textId="77777777" w:rsidR="00D4054B" w:rsidRDefault="00833685">
            <w:pPr>
              <w:widowControl w:val="0"/>
              <w:spacing w:line="240" w:lineRule="auto"/>
              <w:contextualSpacing w:val="0"/>
            </w:pPr>
            <w:r>
              <w:rPr>
                <w:b/>
                <w:sz w:val="20"/>
                <w:szCs w:val="20"/>
              </w:rPr>
              <w:t>Step</w:t>
            </w:r>
            <w:r w:rsidR="0094472D">
              <w:rPr>
                <w:b/>
                <w:sz w:val="20"/>
                <w:szCs w:val="20"/>
              </w:rPr>
              <w:t xml:space="preserve"> 3</w:t>
            </w:r>
            <w:r w:rsidR="0094472D">
              <w:rPr>
                <w:sz w:val="20"/>
                <w:szCs w:val="20"/>
              </w:rPr>
              <w:t xml:space="preserve">: click “node”, “link”, “zone”, </w:t>
            </w:r>
            <w:r w:rsidR="00810DF2">
              <w:rPr>
                <w:sz w:val="20"/>
                <w:szCs w:val="20"/>
              </w:rPr>
              <w:t>etc.</w:t>
            </w:r>
            <w:r w:rsidR="0094472D">
              <w:rPr>
                <w:sz w:val="20"/>
                <w:szCs w:val="20"/>
              </w:rPr>
              <w:t xml:space="preserve"> in the tag</w:t>
            </w:r>
          </w:p>
        </w:tc>
      </w:tr>
    </w:tbl>
    <w:p w14:paraId="281E15C6" w14:textId="77777777" w:rsidR="00D4054B" w:rsidRDefault="00D4054B">
      <w:pPr>
        <w:widowControl w:val="0"/>
        <w:spacing w:before="60" w:after="60"/>
      </w:pPr>
    </w:p>
    <w:p w14:paraId="25362233" w14:textId="77777777" w:rsidR="009B5EEC" w:rsidRDefault="009B5EEC" w:rsidP="009B5EEC">
      <w:pPr>
        <w:widowControl w:val="0"/>
        <w:spacing w:before="60" w:line="436" w:lineRule="auto"/>
      </w:pPr>
      <w:r>
        <w:rPr>
          <w:b/>
        </w:rPr>
        <w:t>Problem 1 (for students):</w:t>
      </w:r>
      <w:r>
        <w:t xml:space="preserve"> </w:t>
      </w:r>
      <w:r w:rsidR="002E0E5C">
        <w:rPr>
          <w:noProof/>
        </w:rPr>
        <w:drawing>
          <wp:inline distT="0" distB="0" distL="0" distR="0" wp14:anchorId="2CE72351" wp14:editId="3A429997">
            <wp:extent cx="252248" cy="286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28CACD21" w14:textId="77777777" w:rsidR="009B5EEC" w:rsidRDefault="009B5EEC" w:rsidP="009B5EEC">
      <w:pPr>
        <w:pStyle w:val="ListParagraph"/>
        <w:widowControl w:val="0"/>
        <w:numPr>
          <w:ilvl w:val="0"/>
          <w:numId w:val="7"/>
        </w:numPr>
        <w:spacing w:before="60" w:line="436" w:lineRule="auto"/>
      </w:pPr>
      <w:r>
        <w:t>Which node is defined as the origin node of zone 1? (check input_activity_location file)</w:t>
      </w:r>
    </w:p>
    <w:p w14:paraId="072C3339" w14:textId="77777777" w:rsidR="009B5EEC" w:rsidRDefault="009B5EEC" w:rsidP="009B5EEC">
      <w:pPr>
        <w:pStyle w:val="ListParagraph"/>
        <w:widowControl w:val="0"/>
        <w:numPr>
          <w:ilvl w:val="0"/>
          <w:numId w:val="7"/>
        </w:numPr>
        <w:spacing w:before="60" w:line="436" w:lineRule="auto"/>
      </w:pPr>
      <w:r>
        <w:t>Which node is defined as the destination node of zone 2? (check input_activity_location file)</w:t>
      </w:r>
    </w:p>
    <w:p w14:paraId="45B5C914" w14:textId="77777777" w:rsidR="00D4054B" w:rsidRDefault="009B5EEC" w:rsidP="00EF18FC">
      <w:pPr>
        <w:pStyle w:val="ListParagraph"/>
        <w:widowControl w:val="0"/>
        <w:numPr>
          <w:ilvl w:val="0"/>
          <w:numId w:val="7"/>
        </w:numPr>
        <w:spacing w:before="60" w:after="60"/>
      </w:pPr>
      <w:r>
        <w:t>How many trips are loaded from 7AM to 8AM? (Check input_demand_meta_data file and associated demand file.)</w:t>
      </w:r>
    </w:p>
    <w:p w14:paraId="69EFE705" w14:textId="77777777" w:rsidR="00D4054B" w:rsidRPr="00EC23B9" w:rsidRDefault="0094472D">
      <w:pPr>
        <w:pStyle w:val="Heading3"/>
        <w:widowControl w:val="0"/>
        <w:spacing w:before="200" w:line="436" w:lineRule="auto"/>
        <w:rPr>
          <w:color w:val="800000"/>
        </w:rPr>
      </w:pPr>
      <w:bookmarkStart w:id="4" w:name="h.2et92p0" w:colFirst="0" w:colLast="0"/>
      <w:bookmarkEnd w:id="4"/>
      <w:r w:rsidRPr="00EC23B9">
        <w:rPr>
          <w:rFonts w:ascii="Arial" w:eastAsia="Arial" w:hAnsi="Arial" w:cs="Arial"/>
          <w:color w:val="800000"/>
        </w:rPr>
        <w:lastRenderedPageBreak/>
        <w:t>2) Calculate travel time of three paths and find links with minimum capacity</w:t>
      </w:r>
    </w:p>
    <w:p w14:paraId="337E9417" w14:textId="471ABD44" w:rsidR="00D4054B" w:rsidRDefault="0094472D" w:rsidP="00EC23B9">
      <w:pPr>
        <w:widowControl w:val="0"/>
        <w:spacing w:before="60" w:line="240" w:lineRule="auto"/>
      </w:pPr>
      <w:r>
        <w:t xml:space="preserve">In this experiment, we will examine major features of the dynamic </w:t>
      </w:r>
      <w:r w:rsidR="00EC23B9">
        <w:t>network-loading</w:t>
      </w:r>
      <w:r>
        <w:t xml:space="preserve"> module in DTALite by using a single assignment iteration. In DTALite’s first iteration, all drivers use the first path (which is the minimum travel time path), calculated based on a free-flow condition. We first go over two approaches for calculating the travel time of a path.</w:t>
      </w:r>
    </w:p>
    <w:p w14:paraId="1A041811" w14:textId="77777777" w:rsidR="00D4054B" w:rsidRDefault="0094472D">
      <w:pPr>
        <w:widowControl w:val="0"/>
        <w:spacing w:before="60" w:line="436" w:lineRule="auto"/>
      </w:pPr>
      <w:r>
        <w:rPr>
          <w:b/>
        </w:rPr>
        <w:t>(i) Manual calculation by using data from input_link.csv</w:t>
      </w:r>
    </w:p>
    <w:p w14:paraId="3ED1DC65" w14:textId="1400ED8E" w:rsidR="000F25E9" w:rsidRDefault="0094472D" w:rsidP="00EC23B9">
      <w:pPr>
        <w:widowControl w:val="0"/>
        <w:spacing w:before="60" w:line="240" w:lineRule="auto"/>
        <w:ind w:firstLine="720"/>
      </w:pPr>
      <w:r>
        <w:t>The data from input_link.csv for calculation of path 1 is shown in table 2. Students can also calculate path travel times on paths 2 and 3</w:t>
      </w:r>
    </w:p>
    <w:p w14:paraId="0D299CA8" w14:textId="77777777" w:rsidR="00D4054B" w:rsidRPr="000F25E9" w:rsidRDefault="009B5EEC" w:rsidP="000F25E9">
      <w:pPr>
        <w:widowControl w:val="0"/>
        <w:spacing w:before="60" w:line="436" w:lineRule="auto"/>
        <w:rPr>
          <w:sz w:val="20"/>
          <w:szCs w:val="20"/>
        </w:rPr>
      </w:pPr>
      <w:r w:rsidRPr="000F25E9">
        <w:rPr>
          <w:sz w:val="20"/>
          <w:szCs w:val="20"/>
        </w:rPr>
        <w:t>Ta</w:t>
      </w:r>
      <w:r w:rsidR="0094472D" w:rsidRPr="000F25E9">
        <w:rPr>
          <w:sz w:val="20"/>
          <w:szCs w:val="20"/>
        </w:rPr>
        <w:t>ble 2. Link attributes for calculating the travel time of path 1</w:t>
      </w:r>
    </w:p>
    <w:tbl>
      <w:tblPr>
        <w:tblStyle w:val="a6"/>
        <w:tblW w:w="99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2"/>
        <w:gridCol w:w="2467"/>
        <w:gridCol w:w="2084"/>
        <w:gridCol w:w="2362"/>
        <w:gridCol w:w="2179"/>
      </w:tblGrid>
      <w:tr w:rsidR="00EC23B9" w14:paraId="65BF64A4" w14:textId="77777777" w:rsidTr="00D811C4">
        <w:trPr>
          <w:trHeight w:val="98"/>
          <w:jc w:val="center"/>
        </w:trPr>
        <w:tc>
          <w:tcPr>
            <w:tcW w:w="822" w:type="dxa"/>
            <w:tcMar>
              <w:top w:w="100" w:type="dxa"/>
              <w:left w:w="100" w:type="dxa"/>
              <w:bottom w:w="100" w:type="dxa"/>
              <w:right w:w="100" w:type="dxa"/>
            </w:tcMar>
            <w:vAlign w:val="center"/>
          </w:tcPr>
          <w:p w14:paraId="106B81DF" w14:textId="77777777" w:rsidR="00D4054B" w:rsidRDefault="0094472D">
            <w:pPr>
              <w:widowControl w:val="0"/>
              <w:spacing w:before="60" w:line="240" w:lineRule="auto"/>
              <w:contextualSpacing w:val="0"/>
              <w:jc w:val="center"/>
            </w:pPr>
            <w:r>
              <w:rPr>
                <w:b/>
                <w:sz w:val="18"/>
                <w:szCs w:val="18"/>
              </w:rPr>
              <w:t>No.</w:t>
            </w:r>
          </w:p>
        </w:tc>
        <w:tc>
          <w:tcPr>
            <w:tcW w:w="2467" w:type="dxa"/>
            <w:tcMar>
              <w:top w:w="100" w:type="dxa"/>
              <w:left w:w="100" w:type="dxa"/>
              <w:bottom w:w="100" w:type="dxa"/>
              <w:right w:w="100" w:type="dxa"/>
            </w:tcMar>
            <w:vAlign w:val="center"/>
          </w:tcPr>
          <w:p w14:paraId="0761FB44" w14:textId="77777777" w:rsidR="00D4054B" w:rsidRDefault="0094472D">
            <w:pPr>
              <w:widowControl w:val="0"/>
              <w:spacing w:before="60" w:line="240" w:lineRule="auto"/>
              <w:contextualSpacing w:val="0"/>
              <w:jc w:val="center"/>
            </w:pPr>
            <w:r>
              <w:rPr>
                <w:b/>
                <w:sz w:val="18"/>
                <w:szCs w:val="18"/>
              </w:rPr>
              <w:t>Link(From node-&gt; to Node)</w:t>
            </w:r>
          </w:p>
        </w:tc>
        <w:tc>
          <w:tcPr>
            <w:tcW w:w="2084" w:type="dxa"/>
            <w:tcMar>
              <w:top w:w="100" w:type="dxa"/>
              <w:left w:w="100" w:type="dxa"/>
              <w:bottom w:w="100" w:type="dxa"/>
              <w:right w:w="100" w:type="dxa"/>
            </w:tcMar>
            <w:vAlign w:val="center"/>
          </w:tcPr>
          <w:p w14:paraId="54F11C78" w14:textId="77777777" w:rsidR="00D4054B" w:rsidRDefault="0094472D">
            <w:pPr>
              <w:widowControl w:val="0"/>
              <w:spacing w:before="60" w:line="240" w:lineRule="auto"/>
              <w:contextualSpacing w:val="0"/>
              <w:jc w:val="center"/>
            </w:pPr>
            <w:r>
              <w:rPr>
                <w:b/>
                <w:sz w:val="18"/>
                <w:szCs w:val="18"/>
              </w:rPr>
              <w:t>Distance (mile)</w:t>
            </w:r>
          </w:p>
        </w:tc>
        <w:tc>
          <w:tcPr>
            <w:tcW w:w="2362" w:type="dxa"/>
            <w:tcMar>
              <w:top w:w="100" w:type="dxa"/>
              <w:left w:w="100" w:type="dxa"/>
              <w:bottom w:w="100" w:type="dxa"/>
              <w:right w:w="100" w:type="dxa"/>
            </w:tcMar>
            <w:vAlign w:val="center"/>
          </w:tcPr>
          <w:p w14:paraId="40DE0D59" w14:textId="77777777" w:rsidR="00D4054B" w:rsidRDefault="0094472D">
            <w:pPr>
              <w:widowControl w:val="0"/>
              <w:spacing w:before="60" w:line="240" w:lineRule="auto"/>
              <w:contextualSpacing w:val="0"/>
              <w:jc w:val="center"/>
            </w:pPr>
            <w:r>
              <w:rPr>
                <w:b/>
                <w:sz w:val="18"/>
                <w:szCs w:val="18"/>
              </w:rPr>
              <w:t>Free-flow travel time(min)</w:t>
            </w:r>
          </w:p>
        </w:tc>
        <w:tc>
          <w:tcPr>
            <w:tcW w:w="2179" w:type="dxa"/>
            <w:tcMar>
              <w:top w:w="100" w:type="dxa"/>
              <w:left w:w="100" w:type="dxa"/>
              <w:bottom w:w="100" w:type="dxa"/>
              <w:right w:w="100" w:type="dxa"/>
            </w:tcMar>
            <w:vAlign w:val="center"/>
          </w:tcPr>
          <w:p w14:paraId="21B2DC6F" w14:textId="77777777" w:rsidR="00D4054B" w:rsidRDefault="0094472D">
            <w:pPr>
              <w:widowControl w:val="0"/>
              <w:spacing w:before="60" w:line="240" w:lineRule="auto"/>
              <w:contextualSpacing w:val="0"/>
              <w:jc w:val="center"/>
            </w:pPr>
            <w:r>
              <w:rPr>
                <w:b/>
                <w:sz w:val="18"/>
                <w:szCs w:val="18"/>
              </w:rPr>
              <w:t>Link capacity (veh/h)</w:t>
            </w:r>
          </w:p>
        </w:tc>
      </w:tr>
      <w:tr w:rsidR="00EC23B9" w14:paraId="23C1AD7F" w14:textId="77777777" w:rsidTr="00D811C4">
        <w:trPr>
          <w:trHeight w:val="10"/>
          <w:jc w:val="center"/>
        </w:trPr>
        <w:tc>
          <w:tcPr>
            <w:tcW w:w="822" w:type="dxa"/>
            <w:tcMar>
              <w:top w:w="100" w:type="dxa"/>
              <w:left w:w="100" w:type="dxa"/>
              <w:bottom w:w="100" w:type="dxa"/>
              <w:right w:w="100" w:type="dxa"/>
            </w:tcMar>
            <w:vAlign w:val="center"/>
          </w:tcPr>
          <w:p w14:paraId="7A84CB01"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467" w:type="dxa"/>
            <w:tcMar>
              <w:top w:w="100" w:type="dxa"/>
              <w:left w:w="100" w:type="dxa"/>
              <w:bottom w:w="100" w:type="dxa"/>
              <w:right w:w="100" w:type="dxa"/>
            </w:tcMar>
            <w:vAlign w:val="center"/>
          </w:tcPr>
          <w:p w14:paraId="536CE6FD" w14:textId="77777777" w:rsidR="00D4054B" w:rsidRPr="009B5EEC" w:rsidRDefault="0094472D">
            <w:pPr>
              <w:widowControl w:val="0"/>
              <w:spacing w:before="60" w:line="240" w:lineRule="auto"/>
              <w:contextualSpacing w:val="0"/>
              <w:jc w:val="center"/>
              <w:rPr>
                <w:sz w:val="16"/>
                <w:szCs w:val="16"/>
              </w:rPr>
            </w:pPr>
            <w:r w:rsidRPr="009B5EEC">
              <w:rPr>
                <w:sz w:val="16"/>
                <w:szCs w:val="16"/>
              </w:rPr>
              <w:t>1-&gt;3</w:t>
            </w:r>
          </w:p>
        </w:tc>
        <w:tc>
          <w:tcPr>
            <w:tcW w:w="2084" w:type="dxa"/>
            <w:tcMar>
              <w:top w:w="100" w:type="dxa"/>
              <w:left w:w="100" w:type="dxa"/>
              <w:bottom w:w="100" w:type="dxa"/>
              <w:right w:w="100" w:type="dxa"/>
            </w:tcMar>
            <w:vAlign w:val="center"/>
          </w:tcPr>
          <w:p w14:paraId="13E65B0B"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073F7464"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2860C711"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17D54A61" w14:textId="77777777" w:rsidTr="00D811C4">
        <w:trPr>
          <w:trHeight w:val="91"/>
          <w:jc w:val="center"/>
        </w:trPr>
        <w:tc>
          <w:tcPr>
            <w:tcW w:w="822" w:type="dxa"/>
            <w:tcMar>
              <w:top w:w="100" w:type="dxa"/>
              <w:left w:w="100" w:type="dxa"/>
              <w:bottom w:w="100" w:type="dxa"/>
              <w:right w:w="100" w:type="dxa"/>
            </w:tcMar>
            <w:vAlign w:val="center"/>
          </w:tcPr>
          <w:p w14:paraId="58299E34" w14:textId="77777777" w:rsidR="00D4054B" w:rsidRPr="009B5EEC" w:rsidRDefault="0094472D">
            <w:pPr>
              <w:widowControl w:val="0"/>
              <w:spacing w:before="60" w:line="240" w:lineRule="auto"/>
              <w:contextualSpacing w:val="0"/>
              <w:jc w:val="center"/>
              <w:rPr>
                <w:sz w:val="16"/>
                <w:szCs w:val="16"/>
              </w:rPr>
            </w:pPr>
            <w:r w:rsidRPr="009B5EEC">
              <w:rPr>
                <w:sz w:val="16"/>
                <w:szCs w:val="16"/>
              </w:rPr>
              <w:t>2</w:t>
            </w:r>
          </w:p>
        </w:tc>
        <w:tc>
          <w:tcPr>
            <w:tcW w:w="2467" w:type="dxa"/>
            <w:tcMar>
              <w:top w:w="100" w:type="dxa"/>
              <w:left w:w="100" w:type="dxa"/>
              <w:bottom w:w="100" w:type="dxa"/>
              <w:right w:w="100" w:type="dxa"/>
            </w:tcMar>
            <w:vAlign w:val="center"/>
          </w:tcPr>
          <w:p w14:paraId="4FA70C27" w14:textId="77777777" w:rsidR="00D4054B" w:rsidRPr="009B5EEC" w:rsidRDefault="0094472D">
            <w:pPr>
              <w:widowControl w:val="0"/>
              <w:spacing w:before="60" w:line="240" w:lineRule="auto"/>
              <w:contextualSpacing w:val="0"/>
              <w:jc w:val="center"/>
              <w:rPr>
                <w:sz w:val="16"/>
                <w:szCs w:val="16"/>
              </w:rPr>
            </w:pPr>
            <w:r w:rsidRPr="009B5EEC">
              <w:rPr>
                <w:sz w:val="16"/>
                <w:szCs w:val="16"/>
              </w:rPr>
              <w:t>3-&gt;4</w:t>
            </w:r>
          </w:p>
        </w:tc>
        <w:tc>
          <w:tcPr>
            <w:tcW w:w="2084" w:type="dxa"/>
            <w:tcMar>
              <w:top w:w="100" w:type="dxa"/>
              <w:left w:w="100" w:type="dxa"/>
              <w:bottom w:w="100" w:type="dxa"/>
              <w:right w:w="100" w:type="dxa"/>
            </w:tcMar>
            <w:vAlign w:val="center"/>
          </w:tcPr>
          <w:p w14:paraId="568A1726"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0AA6E4A0"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3F9D7D1B"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0C2DCDA8" w14:textId="77777777" w:rsidTr="00D811C4">
        <w:trPr>
          <w:trHeight w:val="91"/>
          <w:jc w:val="center"/>
        </w:trPr>
        <w:tc>
          <w:tcPr>
            <w:tcW w:w="822" w:type="dxa"/>
            <w:tcMar>
              <w:top w:w="100" w:type="dxa"/>
              <w:left w:w="100" w:type="dxa"/>
              <w:bottom w:w="100" w:type="dxa"/>
              <w:right w:w="100" w:type="dxa"/>
            </w:tcMar>
            <w:vAlign w:val="center"/>
          </w:tcPr>
          <w:p w14:paraId="6C932F59" w14:textId="77777777" w:rsidR="00D4054B" w:rsidRPr="009B5EEC" w:rsidRDefault="0094472D">
            <w:pPr>
              <w:widowControl w:val="0"/>
              <w:spacing w:before="60" w:line="240" w:lineRule="auto"/>
              <w:contextualSpacing w:val="0"/>
              <w:jc w:val="center"/>
              <w:rPr>
                <w:sz w:val="16"/>
                <w:szCs w:val="16"/>
              </w:rPr>
            </w:pPr>
            <w:r w:rsidRPr="009B5EEC">
              <w:rPr>
                <w:sz w:val="16"/>
                <w:szCs w:val="16"/>
              </w:rPr>
              <w:t>3</w:t>
            </w:r>
          </w:p>
        </w:tc>
        <w:tc>
          <w:tcPr>
            <w:tcW w:w="2467" w:type="dxa"/>
            <w:tcMar>
              <w:top w:w="100" w:type="dxa"/>
              <w:left w:w="100" w:type="dxa"/>
              <w:bottom w:w="100" w:type="dxa"/>
              <w:right w:w="100" w:type="dxa"/>
            </w:tcMar>
            <w:vAlign w:val="center"/>
          </w:tcPr>
          <w:p w14:paraId="658C4771" w14:textId="77777777" w:rsidR="00D4054B" w:rsidRPr="009B5EEC" w:rsidRDefault="0094472D">
            <w:pPr>
              <w:widowControl w:val="0"/>
              <w:spacing w:before="60" w:line="240" w:lineRule="auto"/>
              <w:contextualSpacing w:val="0"/>
              <w:jc w:val="center"/>
              <w:rPr>
                <w:sz w:val="16"/>
                <w:szCs w:val="16"/>
              </w:rPr>
            </w:pPr>
            <w:r w:rsidRPr="009B5EEC">
              <w:rPr>
                <w:sz w:val="16"/>
                <w:szCs w:val="16"/>
              </w:rPr>
              <w:t>4-&gt;5</w:t>
            </w:r>
          </w:p>
        </w:tc>
        <w:tc>
          <w:tcPr>
            <w:tcW w:w="2084" w:type="dxa"/>
            <w:tcMar>
              <w:top w:w="100" w:type="dxa"/>
              <w:left w:w="100" w:type="dxa"/>
              <w:bottom w:w="100" w:type="dxa"/>
              <w:right w:w="100" w:type="dxa"/>
            </w:tcMar>
            <w:vAlign w:val="center"/>
          </w:tcPr>
          <w:p w14:paraId="519D9949"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260E5A31"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0FA6C705"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377C6D3C" w14:textId="77777777" w:rsidTr="00D811C4">
        <w:trPr>
          <w:trHeight w:val="91"/>
          <w:jc w:val="center"/>
        </w:trPr>
        <w:tc>
          <w:tcPr>
            <w:tcW w:w="822" w:type="dxa"/>
            <w:tcMar>
              <w:top w:w="100" w:type="dxa"/>
              <w:left w:w="100" w:type="dxa"/>
              <w:bottom w:w="100" w:type="dxa"/>
              <w:right w:w="100" w:type="dxa"/>
            </w:tcMar>
            <w:vAlign w:val="center"/>
          </w:tcPr>
          <w:p w14:paraId="54375A68" w14:textId="77777777" w:rsidR="00D4054B" w:rsidRPr="009B5EEC" w:rsidRDefault="0094472D">
            <w:pPr>
              <w:widowControl w:val="0"/>
              <w:spacing w:before="60" w:line="240" w:lineRule="auto"/>
              <w:contextualSpacing w:val="0"/>
              <w:jc w:val="center"/>
              <w:rPr>
                <w:sz w:val="16"/>
                <w:szCs w:val="16"/>
              </w:rPr>
            </w:pPr>
            <w:r w:rsidRPr="009B5EEC">
              <w:rPr>
                <w:sz w:val="16"/>
                <w:szCs w:val="16"/>
              </w:rPr>
              <w:t>4</w:t>
            </w:r>
          </w:p>
        </w:tc>
        <w:tc>
          <w:tcPr>
            <w:tcW w:w="2467" w:type="dxa"/>
            <w:tcMar>
              <w:top w:w="100" w:type="dxa"/>
              <w:left w:w="100" w:type="dxa"/>
              <w:bottom w:w="100" w:type="dxa"/>
              <w:right w:w="100" w:type="dxa"/>
            </w:tcMar>
            <w:vAlign w:val="center"/>
          </w:tcPr>
          <w:p w14:paraId="6A942058" w14:textId="77777777" w:rsidR="00D4054B" w:rsidRPr="009B5EEC" w:rsidRDefault="0094472D">
            <w:pPr>
              <w:widowControl w:val="0"/>
              <w:spacing w:before="60" w:line="240" w:lineRule="auto"/>
              <w:contextualSpacing w:val="0"/>
              <w:jc w:val="center"/>
              <w:rPr>
                <w:sz w:val="16"/>
                <w:szCs w:val="16"/>
              </w:rPr>
            </w:pPr>
            <w:r w:rsidRPr="009B5EEC">
              <w:rPr>
                <w:sz w:val="16"/>
                <w:szCs w:val="16"/>
              </w:rPr>
              <w:t>5-&gt;6</w:t>
            </w:r>
          </w:p>
        </w:tc>
        <w:tc>
          <w:tcPr>
            <w:tcW w:w="2084" w:type="dxa"/>
            <w:tcMar>
              <w:top w:w="100" w:type="dxa"/>
              <w:left w:w="100" w:type="dxa"/>
              <w:bottom w:w="100" w:type="dxa"/>
              <w:right w:w="100" w:type="dxa"/>
            </w:tcMar>
            <w:vAlign w:val="center"/>
          </w:tcPr>
          <w:p w14:paraId="4FA9C4A2"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3EE94D93"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1751C843"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229482D7" w14:textId="77777777" w:rsidTr="00D811C4">
        <w:trPr>
          <w:trHeight w:val="91"/>
          <w:jc w:val="center"/>
        </w:trPr>
        <w:tc>
          <w:tcPr>
            <w:tcW w:w="822" w:type="dxa"/>
            <w:tcMar>
              <w:top w:w="100" w:type="dxa"/>
              <w:left w:w="100" w:type="dxa"/>
              <w:bottom w:w="100" w:type="dxa"/>
              <w:right w:w="100" w:type="dxa"/>
            </w:tcMar>
            <w:vAlign w:val="center"/>
          </w:tcPr>
          <w:p w14:paraId="3B7767CC" w14:textId="77777777" w:rsidR="00D4054B" w:rsidRPr="009B5EEC" w:rsidRDefault="0094472D">
            <w:pPr>
              <w:widowControl w:val="0"/>
              <w:spacing w:before="60" w:line="240" w:lineRule="auto"/>
              <w:contextualSpacing w:val="0"/>
              <w:jc w:val="center"/>
              <w:rPr>
                <w:sz w:val="16"/>
                <w:szCs w:val="16"/>
              </w:rPr>
            </w:pPr>
            <w:r w:rsidRPr="009B5EEC">
              <w:rPr>
                <w:sz w:val="16"/>
                <w:szCs w:val="16"/>
              </w:rPr>
              <w:t>5</w:t>
            </w:r>
          </w:p>
        </w:tc>
        <w:tc>
          <w:tcPr>
            <w:tcW w:w="2467" w:type="dxa"/>
            <w:tcMar>
              <w:top w:w="100" w:type="dxa"/>
              <w:left w:w="100" w:type="dxa"/>
              <w:bottom w:w="100" w:type="dxa"/>
              <w:right w:w="100" w:type="dxa"/>
            </w:tcMar>
            <w:vAlign w:val="center"/>
          </w:tcPr>
          <w:p w14:paraId="6ED5BE25" w14:textId="77777777" w:rsidR="00D4054B" w:rsidRPr="009B5EEC" w:rsidRDefault="0094472D">
            <w:pPr>
              <w:widowControl w:val="0"/>
              <w:spacing w:before="60" w:line="240" w:lineRule="auto"/>
              <w:contextualSpacing w:val="0"/>
              <w:jc w:val="center"/>
              <w:rPr>
                <w:sz w:val="16"/>
                <w:szCs w:val="16"/>
              </w:rPr>
            </w:pPr>
            <w:r w:rsidRPr="009B5EEC">
              <w:rPr>
                <w:sz w:val="16"/>
                <w:szCs w:val="16"/>
              </w:rPr>
              <w:t>6-&gt;7</w:t>
            </w:r>
          </w:p>
        </w:tc>
        <w:tc>
          <w:tcPr>
            <w:tcW w:w="2084" w:type="dxa"/>
            <w:tcMar>
              <w:top w:w="100" w:type="dxa"/>
              <w:left w:w="100" w:type="dxa"/>
              <w:bottom w:w="100" w:type="dxa"/>
              <w:right w:w="100" w:type="dxa"/>
            </w:tcMar>
            <w:vAlign w:val="center"/>
          </w:tcPr>
          <w:p w14:paraId="18EC84C2"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44ADCEEF"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5AE8731A"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682EC20C" w14:textId="77777777" w:rsidTr="00D811C4">
        <w:trPr>
          <w:trHeight w:val="91"/>
          <w:jc w:val="center"/>
        </w:trPr>
        <w:tc>
          <w:tcPr>
            <w:tcW w:w="822" w:type="dxa"/>
            <w:tcMar>
              <w:top w:w="100" w:type="dxa"/>
              <w:left w:w="100" w:type="dxa"/>
              <w:bottom w:w="100" w:type="dxa"/>
              <w:right w:w="100" w:type="dxa"/>
            </w:tcMar>
            <w:vAlign w:val="center"/>
          </w:tcPr>
          <w:p w14:paraId="366C3624" w14:textId="77777777" w:rsidR="00D4054B" w:rsidRPr="009B5EEC" w:rsidRDefault="0094472D">
            <w:pPr>
              <w:widowControl w:val="0"/>
              <w:spacing w:before="60" w:line="240" w:lineRule="auto"/>
              <w:contextualSpacing w:val="0"/>
              <w:jc w:val="center"/>
              <w:rPr>
                <w:sz w:val="16"/>
                <w:szCs w:val="16"/>
              </w:rPr>
            </w:pPr>
            <w:r w:rsidRPr="009B5EEC">
              <w:rPr>
                <w:sz w:val="16"/>
                <w:szCs w:val="16"/>
              </w:rPr>
              <w:t>6</w:t>
            </w:r>
          </w:p>
        </w:tc>
        <w:tc>
          <w:tcPr>
            <w:tcW w:w="2467" w:type="dxa"/>
            <w:tcMar>
              <w:top w:w="100" w:type="dxa"/>
              <w:left w:w="100" w:type="dxa"/>
              <w:bottom w:w="100" w:type="dxa"/>
              <w:right w:w="100" w:type="dxa"/>
            </w:tcMar>
            <w:vAlign w:val="center"/>
          </w:tcPr>
          <w:p w14:paraId="7065DA38" w14:textId="77777777" w:rsidR="00D4054B" w:rsidRPr="009B5EEC" w:rsidRDefault="0094472D">
            <w:pPr>
              <w:widowControl w:val="0"/>
              <w:spacing w:before="60" w:line="240" w:lineRule="auto"/>
              <w:contextualSpacing w:val="0"/>
              <w:jc w:val="center"/>
              <w:rPr>
                <w:sz w:val="16"/>
                <w:szCs w:val="16"/>
              </w:rPr>
            </w:pPr>
            <w:r w:rsidRPr="009B5EEC">
              <w:rPr>
                <w:sz w:val="16"/>
                <w:szCs w:val="16"/>
              </w:rPr>
              <w:t>7-&gt;8</w:t>
            </w:r>
          </w:p>
        </w:tc>
        <w:tc>
          <w:tcPr>
            <w:tcW w:w="2084" w:type="dxa"/>
            <w:tcMar>
              <w:top w:w="100" w:type="dxa"/>
              <w:left w:w="100" w:type="dxa"/>
              <w:bottom w:w="100" w:type="dxa"/>
              <w:right w:w="100" w:type="dxa"/>
            </w:tcMar>
            <w:vAlign w:val="center"/>
          </w:tcPr>
          <w:p w14:paraId="0E7179B4"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32569C79"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3FBD9CA2"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7D273F98" w14:textId="77777777" w:rsidTr="00D811C4">
        <w:trPr>
          <w:trHeight w:val="91"/>
          <w:jc w:val="center"/>
        </w:trPr>
        <w:tc>
          <w:tcPr>
            <w:tcW w:w="822" w:type="dxa"/>
            <w:tcMar>
              <w:top w:w="100" w:type="dxa"/>
              <w:left w:w="100" w:type="dxa"/>
              <w:bottom w:w="100" w:type="dxa"/>
              <w:right w:w="100" w:type="dxa"/>
            </w:tcMar>
            <w:vAlign w:val="center"/>
          </w:tcPr>
          <w:p w14:paraId="64D74656" w14:textId="77777777" w:rsidR="00D4054B" w:rsidRPr="009B5EEC" w:rsidRDefault="0094472D">
            <w:pPr>
              <w:widowControl w:val="0"/>
              <w:spacing w:before="60" w:line="240" w:lineRule="auto"/>
              <w:contextualSpacing w:val="0"/>
              <w:jc w:val="center"/>
              <w:rPr>
                <w:sz w:val="16"/>
                <w:szCs w:val="16"/>
              </w:rPr>
            </w:pPr>
            <w:r w:rsidRPr="009B5EEC">
              <w:rPr>
                <w:sz w:val="16"/>
                <w:szCs w:val="16"/>
              </w:rPr>
              <w:t>7</w:t>
            </w:r>
          </w:p>
        </w:tc>
        <w:tc>
          <w:tcPr>
            <w:tcW w:w="2467" w:type="dxa"/>
            <w:tcMar>
              <w:top w:w="100" w:type="dxa"/>
              <w:left w:w="100" w:type="dxa"/>
              <w:bottom w:w="100" w:type="dxa"/>
              <w:right w:w="100" w:type="dxa"/>
            </w:tcMar>
            <w:vAlign w:val="center"/>
          </w:tcPr>
          <w:p w14:paraId="31B23460" w14:textId="77777777" w:rsidR="00D4054B" w:rsidRPr="009B5EEC" w:rsidRDefault="0094472D">
            <w:pPr>
              <w:widowControl w:val="0"/>
              <w:spacing w:before="60" w:line="240" w:lineRule="auto"/>
              <w:contextualSpacing w:val="0"/>
              <w:jc w:val="center"/>
              <w:rPr>
                <w:sz w:val="16"/>
                <w:szCs w:val="16"/>
              </w:rPr>
            </w:pPr>
            <w:r w:rsidRPr="009B5EEC">
              <w:rPr>
                <w:sz w:val="16"/>
                <w:szCs w:val="16"/>
              </w:rPr>
              <w:t>8-&gt;9</w:t>
            </w:r>
          </w:p>
        </w:tc>
        <w:tc>
          <w:tcPr>
            <w:tcW w:w="2084" w:type="dxa"/>
            <w:tcMar>
              <w:top w:w="100" w:type="dxa"/>
              <w:left w:w="100" w:type="dxa"/>
              <w:bottom w:w="100" w:type="dxa"/>
              <w:right w:w="100" w:type="dxa"/>
            </w:tcMar>
            <w:vAlign w:val="center"/>
          </w:tcPr>
          <w:p w14:paraId="1C900644"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5C4D2BCE"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17965428"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7F34B0F2" w14:textId="77777777" w:rsidTr="00D811C4">
        <w:trPr>
          <w:trHeight w:val="91"/>
          <w:jc w:val="center"/>
        </w:trPr>
        <w:tc>
          <w:tcPr>
            <w:tcW w:w="822" w:type="dxa"/>
            <w:tcMar>
              <w:top w:w="100" w:type="dxa"/>
              <w:left w:w="100" w:type="dxa"/>
              <w:bottom w:w="100" w:type="dxa"/>
              <w:right w:w="100" w:type="dxa"/>
            </w:tcMar>
            <w:vAlign w:val="center"/>
          </w:tcPr>
          <w:p w14:paraId="65BFABD8" w14:textId="77777777" w:rsidR="00D4054B" w:rsidRPr="009B5EEC" w:rsidRDefault="0094472D">
            <w:pPr>
              <w:widowControl w:val="0"/>
              <w:spacing w:before="60" w:line="240" w:lineRule="auto"/>
              <w:contextualSpacing w:val="0"/>
              <w:jc w:val="center"/>
              <w:rPr>
                <w:sz w:val="16"/>
                <w:szCs w:val="16"/>
              </w:rPr>
            </w:pPr>
            <w:r w:rsidRPr="009B5EEC">
              <w:rPr>
                <w:sz w:val="16"/>
                <w:szCs w:val="16"/>
              </w:rPr>
              <w:t>8</w:t>
            </w:r>
          </w:p>
        </w:tc>
        <w:tc>
          <w:tcPr>
            <w:tcW w:w="2467" w:type="dxa"/>
            <w:tcMar>
              <w:top w:w="100" w:type="dxa"/>
              <w:left w:w="100" w:type="dxa"/>
              <w:bottom w:w="100" w:type="dxa"/>
              <w:right w:w="100" w:type="dxa"/>
            </w:tcMar>
            <w:vAlign w:val="center"/>
          </w:tcPr>
          <w:p w14:paraId="0530609A" w14:textId="77777777" w:rsidR="00D4054B" w:rsidRPr="009B5EEC" w:rsidRDefault="0094472D">
            <w:pPr>
              <w:widowControl w:val="0"/>
              <w:spacing w:before="60" w:line="240" w:lineRule="auto"/>
              <w:contextualSpacing w:val="0"/>
              <w:jc w:val="center"/>
              <w:rPr>
                <w:sz w:val="16"/>
                <w:szCs w:val="16"/>
              </w:rPr>
            </w:pPr>
            <w:r w:rsidRPr="009B5EEC">
              <w:rPr>
                <w:sz w:val="16"/>
                <w:szCs w:val="16"/>
              </w:rPr>
              <w:t>9-&gt;10</w:t>
            </w:r>
          </w:p>
        </w:tc>
        <w:tc>
          <w:tcPr>
            <w:tcW w:w="2084" w:type="dxa"/>
            <w:tcMar>
              <w:top w:w="100" w:type="dxa"/>
              <w:left w:w="100" w:type="dxa"/>
              <w:bottom w:w="100" w:type="dxa"/>
              <w:right w:w="100" w:type="dxa"/>
            </w:tcMar>
            <w:vAlign w:val="center"/>
          </w:tcPr>
          <w:p w14:paraId="2BF6B356"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324AB758"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77688148" w14:textId="77777777" w:rsidR="00D4054B" w:rsidRPr="00D811C4" w:rsidRDefault="0094472D">
            <w:pPr>
              <w:widowControl w:val="0"/>
              <w:spacing w:before="60" w:line="240" w:lineRule="auto"/>
              <w:contextualSpacing w:val="0"/>
              <w:jc w:val="center"/>
              <w:rPr>
                <w:sz w:val="16"/>
                <w:szCs w:val="16"/>
              </w:rPr>
            </w:pPr>
            <w:r w:rsidRPr="00D811C4">
              <w:rPr>
                <w:sz w:val="16"/>
                <w:szCs w:val="16"/>
              </w:rPr>
              <w:t>3600</w:t>
            </w:r>
          </w:p>
        </w:tc>
      </w:tr>
      <w:tr w:rsidR="00EC23B9" w14:paraId="7C254E46" w14:textId="77777777" w:rsidTr="00D811C4">
        <w:trPr>
          <w:trHeight w:val="91"/>
          <w:jc w:val="center"/>
        </w:trPr>
        <w:tc>
          <w:tcPr>
            <w:tcW w:w="822" w:type="dxa"/>
            <w:tcMar>
              <w:top w:w="100" w:type="dxa"/>
              <w:left w:w="100" w:type="dxa"/>
              <w:bottom w:w="100" w:type="dxa"/>
              <w:right w:w="100" w:type="dxa"/>
            </w:tcMar>
            <w:vAlign w:val="center"/>
          </w:tcPr>
          <w:p w14:paraId="2375359E" w14:textId="77777777" w:rsidR="00D4054B" w:rsidRPr="009B5EEC" w:rsidRDefault="0094472D">
            <w:pPr>
              <w:widowControl w:val="0"/>
              <w:spacing w:before="60" w:line="240" w:lineRule="auto"/>
              <w:contextualSpacing w:val="0"/>
              <w:jc w:val="center"/>
              <w:rPr>
                <w:sz w:val="16"/>
                <w:szCs w:val="16"/>
              </w:rPr>
            </w:pPr>
            <w:r w:rsidRPr="009B5EEC">
              <w:rPr>
                <w:sz w:val="16"/>
                <w:szCs w:val="16"/>
              </w:rPr>
              <w:t>9</w:t>
            </w:r>
          </w:p>
        </w:tc>
        <w:tc>
          <w:tcPr>
            <w:tcW w:w="2467" w:type="dxa"/>
            <w:tcMar>
              <w:top w:w="100" w:type="dxa"/>
              <w:left w:w="100" w:type="dxa"/>
              <w:bottom w:w="100" w:type="dxa"/>
              <w:right w:w="100" w:type="dxa"/>
            </w:tcMar>
            <w:vAlign w:val="center"/>
          </w:tcPr>
          <w:p w14:paraId="6296B20F" w14:textId="77777777" w:rsidR="00D4054B" w:rsidRPr="009B5EEC" w:rsidRDefault="0094472D">
            <w:pPr>
              <w:widowControl w:val="0"/>
              <w:spacing w:before="60" w:line="240" w:lineRule="auto"/>
              <w:contextualSpacing w:val="0"/>
              <w:jc w:val="center"/>
              <w:rPr>
                <w:sz w:val="16"/>
                <w:szCs w:val="16"/>
              </w:rPr>
            </w:pPr>
            <w:r w:rsidRPr="009B5EEC">
              <w:rPr>
                <w:sz w:val="16"/>
                <w:szCs w:val="16"/>
              </w:rPr>
              <w:t>10-&gt;11</w:t>
            </w:r>
          </w:p>
        </w:tc>
        <w:tc>
          <w:tcPr>
            <w:tcW w:w="2084" w:type="dxa"/>
            <w:tcMar>
              <w:top w:w="100" w:type="dxa"/>
              <w:left w:w="100" w:type="dxa"/>
              <w:bottom w:w="100" w:type="dxa"/>
              <w:right w:w="100" w:type="dxa"/>
            </w:tcMar>
            <w:vAlign w:val="center"/>
          </w:tcPr>
          <w:p w14:paraId="4A39C41D"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25255E22"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259910C6" w14:textId="77777777" w:rsidR="00D4054B" w:rsidRPr="00D811C4" w:rsidRDefault="0094472D">
            <w:pPr>
              <w:widowControl w:val="0"/>
              <w:spacing w:before="60" w:line="240" w:lineRule="auto"/>
              <w:contextualSpacing w:val="0"/>
              <w:jc w:val="center"/>
              <w:rPr>
                <w:sz w:val="16"/>
                <w:szCs w:val="16"/>
              </w:rPr>
            </w:pPr>
            <w:r w:rsidRPr="00D811C4">
              <w:rPr>
                <w:sz w:val="16"/>
                <w:szCs w:val="16"/>
              </w:rPr>
              <w:t>3600</w:t>
            </w:r>
          </w:p>
        </w:tc>
      </w:tr>
      <w:tr w:rsidR="00EC23B9" w14:paraId="25A817C7" w14:textId="77777777" w:rsidTr="00D811C4">
        <w:trPr>
          <w:trHeight w:val="91"/>
          <w:jc w:val="center"/>
        </w:trPr>
        <w:tc>
          <w:tcPr>
            <w:tcW w:w="822" w:type="dxa"/>
            <w:tcMar>
              <w:top w:w="100" w:type="dxa"/>
              <w:left w:w="100" w:type="dxa"/>
              <w:bottom w:w="100" w:type="dxa"/>
              <w:right w:w="100" w:type="dxa"/>
            </w:tcMar>
            <w:vAlign w:val="center"/>
          </w:tcPr>
          <w:p w14:paraId="3E38C52C" w14:textId="77777777" w:rsidR="00D4054B" w:rsidRPr="009B5EEC" w:rsidRDefault="0094472D">
            <w:pPr>
              <w:widowControl w:val="0"/>
              <w:spacing w:before="60" w:line="240" w:lineRule="auto"/>
              <w:contextualSpacing w:val="0"/>
              <w:jc w:val="center"/>
              <w:rPr>
                <w:sz w:val="16"/>
                <w:szCs w:val="16"/>
              </w:rPr>
            </w:pPr>
            <w:r w:rsidRPr="009B5EEC">
              <w:rPr>
                <w:sz w:val="16"/>
                <w:szCs w:val="16"/>
              </w:rPr>
              <w:t>10</w:t>
            </w:r>
          </w:p>
        </w:tc>
        <w:tc>
          <w:tcPr>
            <w:tcW w:w="2467" w:type="dxa"/>
            <w:tcMar>
              <w:top w:w="100" w:type="dxa"/>
              <w:left w:w="100" w:type="dxa"/>
              <w:bottom w:w="100" w:type="dxa"/>
              <w:right w:w="100" w:type="dxa"/>
            </w:tcMar>
            <w:vAlign w:val="center"/>
          </w:tcPr>
          <w:p w14:paraId="22F0F8A3" w14:textId="77777777" w:rsidR="00D4054B" w:rsidRPr="009B5EEC" w:rsidRDefault="0094472D">
            <w:pPr>
              <w:widowControl w:val="0"/>
              <w:spacing w:before="60" w:line="240" w:lineRule="auto"/>
              <w:contextualSpacing w:val="0"/>
              <w:jc w:val="center"/>
              <w:rPr>
                <w:sz w:val="16"/>
                <w:szCs w:val="16"/>
              </w:rPr>
            </w:pPr>
            <w:r w:rsidRPr="009B5EEC">
              <w:rPr>
                <w:sz w:val="16"/>
                <w:szCs w:val="16"/>
              </w:rPr>
              <w:t>11-&gt;12</w:t>
            </w:r>
          </w:p>
        </w:tc>
        <w:tc>
          <w:tcPr>
            <w:tcW w:w="2084" w:type="dxa"/>
            <w:tcMar>
              <w:top w:w="100" w:type="dxa"/>
              <w:left w:w="100" w:type="dxa"/>
              <w:bottom w:w="100" w:type="dxa"/>
              <w:right w:w="100" w:type="dxa"/>
            </w:tcMar>
            <w:vAlign w:val="center"/>
          </w:tcPr>
          <w:p w14:paraId="117F3BEA"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592A4A69"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46758625" w14:textId="77777777" w:rsidR="00D4054B" w:rsidRPr="00D811C4" w:rsidRDefault="0094472D">
            <w:pPr>
              <w:widowControl w:val="0"/>
              <w:spacing w:before="60" w:line="240" w:lineRule="auto"/>
              <w:contextualSpacing w:val="0"/>
              <w:jc w:val="center"/>
              <w:rPr>
                <w:sz w:val="16"/>
                <w:szCs w:val="16"/>
              </w:rPr>
            </w:pPr>
            <w:r w:rsidRPr="00D811C4">
              <w:rPr>
                <w:sz w:val="16"/>
                <w:szCs w:val="16"/>
              </w:rPr>
              <w:t>5400</w:t>
            </w:r>
          </w:p>
        </w:tc>
      </w:tr>
      <w:tr w:rsidR="00EC23B9" w14:paraId="262F536B" w14:textId="77777777" w:rsidTr="00D811C4">
        <w:trPr>
          <w:trHeight w:val="91"/>
          <w:jc w:val="center"/>
        </w:trPr>
        <w:tc>
          <w:tcPr>
            <w:tcW w:w="822" w:type="dxa"/>
            <w:tcMar>
              <w:top w:w="100" w:type="dxa"/>
              <w:left w:w="100" w:type="dxa"/>
              <w:bottom w:w="100" w:type="dxa"/>
              <w:right w:w="100" w:type="dxa"/>
            </w:tcMar>
            <w:vAlign w:val="center"/>
          </w:tcPr>
          <w:p w14:paraId="3CA4FB12" w14:textId="77777777" w:rsidR="00D4054B" w:rsidRPr="009B5EEC" w:rsidRDefault="0094472D">
            <w:pPr>
              <w:widowControl w:val="0"/>
              <w:spacing w:before="60" w:line="240" w:lineRule="auto"/>
              <w:contextualSpacing w:val="0"/>
              <w:jc w:val="center"/>
              <w:rPr>
                <w:sz w:val="16"/>
                <w:szCs w:val="16"/>
              </w:rPr>
            </w:pPr>
            <w:r w:rsidRPr="009B5EEC">
              <w:rPr>
                <w:sz w:val="16"/>
                <w:szCs w:val="16"/>
              </w:rPr>
              <w:t>11</w:t>
            </w:r>
          </w:p>
        </w:tc>
        <w:tc>
          <w:tcPr>
            <w:tcW w:w="2467" w:type="dxa"/>
            <w:tcMar>
              <w:top w:w="100" w:type="dxa"/>
              <w:left w:w="100" w:type="dxa"/>
              <w:bottom w:w="100" w:type="dxa"/>
              <w:right w:w="100" w:type="dxa"/>
            </w:tcMar>
            <w:vAlign w:val="center"/>
          </w:tcPr>
          <w:p w14:paraId="2040A9D9" w14:textId="77777777" w:rsidR="00D4054B" w:rsidRPr="009B5EEC" w:rsidRDefault="0094472D">
            <w:pPr>
              <w:widowControl w:val="0"/>
              <w:spacing w:before="60" w:line="240" w:lineRule="auto"/>
              <w:contextualSpacing w:val="0"/>
              <w:jc w:val="center"/>
              <w:rPr>
                <w:sz w:val="16"/>
                <w:szCs w:val="16"/>
              </w:rPr>
            </w:pPr>
            <w:r w:rsidRPr="009B5EEC">
              <w:rPr>
                <w:sz w:val="16"/>
                <w:szCs w:val="16"/>
              </w:rPr>
              <w:t>12-&gt;2</w:t>
            </w:r>
          </w:p>
        </w:tc>
        <w:tc>
          <w:tcPr>
            <w:tcW w:w="2084" w:type="dxa"/>
            <w:tcMar>
              <w:top w:w="100" w:type="dxa"/>
              <w:left w:w="100" w:type="dxa"/>
              <w:bottom w:w="100" w:type="dxa"/>
              <w:right w:w="100" w:type="dxa"/>
            </w:tcMar>
            <w:vAlign w:val="center"/>
          </w:tcPr>
          <w:p w14:paraId="6BC0A82C"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362" w:type="dxa"/>
            <w:tcMar>
              <w:top w:w="100" w:type="dxa"/>
              <w:left w:w="100" w:type="dxa"/>
              <w:bottom w:w="100" w:type="dxa"/>
              <w:right w:w="100" w:type="dxa"/>
            </w:tcMar>
            <w:vAlign w:val="center"/>
          </w:tcPr>
          <w:p w14:paraId="59007E9E" w14:textId="77777777" w:rsidR="00D4054B" w:rsidRPr="009B5EEC" w:rsidRDefault="0094472D">
            <w:pPr>
              <w:widowControl w:val="0"/>
              <w:spacing w:before="60" w:line="240" w:lineRule="auto"/>
              <w:contextualSpacing w:val="0"/>
              <w:jc w:val="center"/>
              <w:rPr>
                <w:sz w:val="16"/>
                <w:szCs w:val="16"/>
              </w:rPr>
            </w:pPr>
            <w:r w:rsidRPr="009B5EEC">
              <w:rPr>
                <w:sz w:val="16"/>
                <w:szCs w:val="16"/>
              </w:rPr>
              <w:t>1</w:t>
            </w:r>
          </w:p>
        </w:tc>
        <w:tc>
          <w:tcPr>
            <w:tcW w:w="2179" w:type="dxa"/>
            <w:tcMar>
              <w:top w:w="100" w:type="dxa"/>
              <w:left w:w="100" w:type="dxa"/>
              <w:bottom w:w="100" w:type="dxa"/>
              <w:right w:w="100" w:type="dxa"/>
            </w:tcMar>
            <w:vAlign w:val="center"/>
          </w:tcPr>
          <w:p w14:paraId="03065D20" w14:textId="77777777" w:rsidR="00D4054B" w:rsidRPr="00D811C4" w:rsidRDefault="0094472D">
            <w:pPr>
              <w:widowControl w:val="0"/>
              <w:spacing w:before="60" w:line="240" w:lineRule="auto"/>
              <w:contextualSpacing w:val="0"/>
              <w:jc w:val="center"/>
              <w:rPr>
                <w:sz w:val="16"/>
                <w:szCs w:val="16"/>
              </w:rPr>
            </w:pPr>
            <w:r w:rsidRPr="00D811C4">
              <w:rPr>
                <w:sz w:val="16"/>
                <w:szCs w:val="16"/>
              </w:rPr>
              <w:t>7200</w:t>
            </w:r>
          </w:p>
        </w:tc>
      </w:tr>
      <w:tr w:rsidR="00EC23B9" w14:paraId="29E04EA5" w14:textId="77777777" w:rsidTr="00D811C4">
        <w:trPr>
          <w:trHeight w:val="11"/>
          <w:jc w:val="center"/>
        </w:trPr>
        <w:tc>
          <w:tcPr>
            <w:tcW w:w="822" w:type="dxa"/>
            <w:tcMar>
              <w:top w:w="100" w:type="dxa"/>
              <w:left w:w="100" w:type="dxa"/>
              <w:bottom w:w="100" w:type="dxa"/>
              <w:right w:w="100" w:type="dxa"/>
            </w:tcMar>
            <w:vAlign w:val="center"/>
          </w:tcPr>
          <w:p w14:paraId="009FEB98" w14:textId="77777777" w:rsidR="00D4054B" w:rsidRPr="009B5EEC" w:rsidRDefault="0094472D">
            <w:pPr>
              <w:widowControl w:val="0"/>
              <w:spacing w:before="60" w:line="240" w:lineRule="auto"/>
              <w:contextualSpacing w:val="0"/>
              <w:jc w:val="center"/>
              <w:rPr>
                <w:sz w:val="16"/>
                <w:szCs w:val="16"/>
              </w:rPr>
            </w:pPr>
            <w:r w:rsidRPr="009B5EEC">
              <w:rPr>
                <w:sz w:val="16"/>
                <w:szCs w:val="16"/>
              </w:rPr>
              <w:lastRenderedPageBreak/>
              <w:t>Subtotal</w:t>
            </w:r>
          </w:p>
        </w:tc>
        <w:tc>
          <w:tcPr>
            <w:tcW w:w="2467" w:type="dxa"/>
            <w:tcMar>
              <w:top w:w="100" w:type="dxa"/>
              <w:left w:w="100" w:type="dxa"/>
              <w:bottom w:w="100" w:type="dxa"/>
              <w:right w:w="100" w:type="dxa"/>
            </w:tcMar>
            <w:vAlign w:val="center"/>
          </w:tcPr>
          <w:p w14:paraId="121DE7C9" w14:textId="77777777" w:rsidR="00D4054B" w:rsidRPr="009B5EEC" w:rsidRDefault="0094472D">
            <w:pPr>
              <w:widowControl w:val="0"/>
              <w:spacing w:before="60" w:line="240" w:lineRule="auto"/>
              <w:contextualSpacing w:val="0"/>
              <w:jc w:val="center"/>
              <w:rPr>
                <w:sz w:val="16"/>
                <w:szCs w:val="16"/>
              </w:rPr>
            </w:pPr>
            <w:r w:rsidRPr="009B5EEC">
              <w:rPr>
                <w:sz w:val="16"/>
                <w:szCs w:val="16"/>
              </w:rPr>
              <w:t>---</w:t>
            </w:r>
          </w:p>
        </w:tc>
        <w:tc>
          <w:tcPr>
            <w:tcW w:w="2084" w:type="dxa"/>
            <w:tcMar>
              <w:top w:w="100" w:type="dxa"/>
              <w:left w:w="100" w:type="dxa"/>
              <w:bottom w:w="100" w:type="dxa"/>
              <w:right w:w="100" w:type="dxa"/>
            </w:tcMar>
            <w:vAlign w:val="center"/>
          </w:tcPr>
          <w:p w14:paraId="2051BB07" w14:textId="77777777" w:rsidR="00D4054B" w:rsidRPr="009B5EEC" w:rsidRDefault="0094472D">
            <w:pPr>
              <w:widowControl w:val="0"/>
              <w:spacing w:before="60" w:line="240" w:lineRule="auto"/>
              <w:contextualSpacing w:val="0"/>
              <w:jc w:val="center"/>
              <w:rPr>
                <w:sz w:val="16"/>
                <w:szCs w:val="16"/>
              </w:rPr>
            </w:pPr>
            <w:r w:rsidRPr="009B5EEC">
              <w:rPr>
                <w:sz w:val="16"/>
                <w:szCs w:val="16"/>
              </w:rPr>
              <w:t>11</w:t>
            </w:r>
          </w:p>
        </w:tc>
        <w:tc>
          <w:tcPr>
            <w:tcW w:w="2362" w:type="dxa"/>
            <w:tcMar>
              <w:top w:w="100" w:type="dxa"/>
              <w:left w:w="100" w:type="dxa"/>
              <w:bottom w:w="100" w:type="dxa"/>
              <w:right w:w="100" w:type="dxa"/>
            </w:tcMar>
            <w:vAlign w:val="center"/>
          </w:tcPr>
          <w:p w14:paraId="7A80B293" w14:textId="77777777" w:rsidR="00D4054B" w:rsidRPr="009B5EEC" w:rsidRDefault="0094472D">
            <w:pPr>
              <w:widowControl w:val="0"/>
              <w:spacing w:before="60" w:line="240" w:lineRule="auto"/>
              <w:contextualSpacing w:val="0"/>
              <w:jc w:val="center"/>
              <w:rPr>
                <w:sz w:val="16"/>
                <w:szCs w:val="16"/>
              </w:rPr>
            </w:pPr>
            <w:r w:rsidRPr="009B5EEC">
              <w:rPr>
                <w:sz w:val="16"/>
                <w:szCs w:val="16"/>
              </w:rPr>
              <w:t>11</w:t>
            </w:r>
          </w:p>
        </w:tc>
        <w:tc>
          <w:tcPr>
            <w:tcW w:w="2179" w:type="dxa"/>
            <w:tcMar>
              <w:top w:w="100" w:type="dxa"/>
              <w:left w:w="100" w:type="dxa"/>
              <w:bottom w:w="100" w:type="dxa"/>
              <w:right w:w="100" w:type="dxa"/>
            </w:tcMar>
            <w:vAlign w:val="center"/>
          </w:tcPr>
          <w:p w14:paraId="364FAE59" w14:textId="77777777" w:rsidR="00D4054B" w:rsidRPr="00D811C4" w:rsidRDefault="0094472D">
            <w:pPr>
              <w:widowControl w:val="0"/>
              <w:spacing w:before="60" w:line="240" w:lineRule="auto"/>
              <w:contextualSpacing w:val="0"/>
              <w:jc w:val="center"/>
              <w:rPr>
                <w:sz w:val="16"/>
                <w:szCs w:val="16"/>
                <w:highlight w:val="yellow"/>
              </w:rPr>
            </w:pPr>
            <w:r w:rsidRPr="00D811C4">
              <w:rPr>
                <w:sz w:val="16"/>
                <w:szCs w:val="16"/>
              </w:rPr>
              <w:t>---</w:t>
            </w:r>
          </w:p>
        </w:tc>
      </w:tr>
    </w:tbl>
    <w:p w14:paraId="1D35E044" w14:textId="77777777" w:rsidR="00D4054B" w:rsidRDefault="00D4054B" w:rsidP="00D811C4">
      <w:pPr>
        <w:widowControl w:val="0"/>
        <w:spacing w:before="60" w:line="436" w:lineRule="auto"/>
      </w:pPr>
    </w:p>
    <w:p w14:paraId="320B3ACB" w14:textId="732785CB" w:rsidR="00D4054B" w:rsidRDefault="0094472D">
      <w:pPr>
        <w:widowControl w:val="0"/>
        <w:spacing w:before="60" w:line="436" w:lineRule="auto"/>
      </w:pPr>
      <w:r>
        <w:t>In Table 2, based on the capacity of links, the bottleneck is link 9-&gt;10 and link 10-&gt;11.  It should be remarked here, DTALite assumes homogeneous link capacity (which means that the capacity of any sections of the link is equal), so the capacity value puts a constraint on both incoming flow and outgoing flow of a link, such as, the link shown in Fig. 5.</w:t>
      </w:r>
    </w:p>
    <w:p w14:paraId="73DB42C1" w14:textId="77777777" w:rsidR="00D4054B" w:rsidRDefault="0094472D">
      <w:pPr>
        <w:widowControl w:val="0"/>
        <w:spacing w:before="60" w:line="436" w:lineRule="auto"/>
        <w:jc w:val="center"/>
      </w:pPr>
      <w:r>
        <w:rPr>
          <w:noProof/>
        </w:rPr>
        <w:drawing>
          <wp:inline distT="114300" distB="114300" distL="114300" distR="114300" wp14:anchorId="280B146B" wp14:editId="089861E8">
            <wp:extent cx="5838825" cy="1215580"/>
            <wp:effectExtent l="76200" t="76200" r="155575" b="156210"/>
            <wp:docPr id="30" name="image65.jpg"/>
            <wp:cNvGraphicFramePr/>
            <a:graphic xmlns:a="http://schemas.openxmlformats.org/drawingml/2006/main">
              <a:graphicData uri="http://schemas.openxmlformats.org/drawingml/2006/picture">
                <pic:pic xmlns:pic="http://schemas.openxmlformats.org/drawingml/2006/picture">
                  <pic:nvPicPr>
                    <pic:cNvPr id="3" name="image65.jpg"/>
                    <pic:cNvPicPr preferRelativeResize="0"/>
                  </pic:nvPicPr>
                  <pic:blipFill>
                    <a:blip r:embed="rId33"/>
                    <a:srcRect/>
                    <a:stretch>
                      <a:fillRect/>
                    </a:stretch>
                  </pic:blipFill>
                  <pic:spPr>
                    <a:xfrm>
                      <a:off x="0" y="0"/>
                      <a:ext cx="5838825" cy="121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9CCB1E" w14:textId="77777777" w:rsidR="00D4054B" w:rsidRPr="000F25E9" w:rsidRDefault="0094472D">
      <w:pPr>
        <w:widowControl w:val="0"/>
        <w:spacing w:before="60" w:line="436" w:lineRule="auto"/>
        <w:jc w:val="center"/>
        <w:rPr>
          <w:b/>
        </w:rPr>
      </w:pPr>
      <w:r w:rsidRPr="000F25E9">
        <w:rPr>
          <w:b/>
          <w:sz w:val="18"/>
          <w:szCs w:val="18"/>
        </w:rPr>
        <w:t>Fig. 5. Capacity analysis of one link</w:t>
      </w:r>
    </w:p>
    <w:p w14:paraId="32A58AE2" w14:textId="49D414FE" w:rsidR="00D4054B" w:rsidRDefault="00EC23B9" w:rsidP="00EC23B9">
      <w:pPr>
        <w:widowControl w:val="0"/>
        <w:spacing w:before="60" w:line="436" w:lineRule="auto"/>
      </w:pPr>
      <w:r>
        <w:t xml:space="preserve">   </w:t>
      </w:r>
      <w:r w:rsidR="0094472D">
        <w:t>For link 8-&gt;9, although its (outgoing flow) capacity is 5400 vehicles per hour per link, its actual number of output flow volume being discharged also depends on the inflow capacity of its next link, link 9-&gt;10, with a capacity of 3600 vehicles per hour per link. Thus, when the demand of link 8-&gt;9 is greater than 3600 per hour, at its exit point (i.e. the downstream node 9), a queue will be formed as a result of traffic congestion, and will be propagated to other upstream links. Table 3 summarizes the travel times on three paths.</w:t>
      </w:r>
    </w:p>
    <w:p w14:paraId="13CDCAF5" w14:textId="77777777" w:rsidR="009B5EEC" w:rsidRDefault="009B5EEC">
      <w:pPr>
        <w:widowControl w:val="0"/>
        <w:spacing w:before="60" w:line="436" w:lineRule="auto"/>
        <w:jc w:val="center"/>
        <w:rPr>
          <w:sz w:val="18"/>
          <w:szCs w:val="18"/>
        </w:rPr>
      </w:pPr>
    </w:p>
    <w:p w14:paraId="683633F4" w14:textId="77777777" w:rsidR="00EC23B9" w:rsidRDefault="00EC23B9">
      <w:pPr>
        <w:widowControl w:val="0"/>
        <w:spacing w:before="60" w:line="436" w:lineRule="auto"/>
        <w:jc w:val="center"/>
        <w:rPr>
          <w:sz w:val="18"/>
          <w:szCs w:val="18"/>
        </w:rPr>
      </w:pPr>
    </w:p>
    <w:p w14:paraId="02741620" w14:textId="77777777" w:rsidR="00EC23B9" w:rsidRDefault="00EC23B9">
      <w:pPr>
        <w:widowControl w:val="0"/>
        <w:spacing w:before="60" w:line="436" w:lineRule="auto"/>
        <w:jc w:val="center"/>
        <w:rPr>
          <w:sz w:val="18"/>
          <w:szCs w:val="18"/>
        </w:rPr>
      </w:pPr>
    </w:p>
    <w:p w14:paraId="3A816E1E" w14:textId="77777777" w:rsidR="00EC23B9" w:rsidRDefault="00EC23B9">
      <w:pPr>
        <w:widowControl w:val="0"/>
        <w:spacing w:before="60" w:line="436" w:lineRule="auto"/>
        <w:jc w:val="center"/>
        <w:rPr>
          <w:sz w:val="18"/>
          <w:szCs w:val="18"/>
        </w:rPr>
      </w:pPr>
    </w:p>
    <w:p w14:paraId="126A39FD" w14:textId="77777777" w:rsidR="00EC23B9" w:rsidRDefault="00EC23B9">
      <w:pPr>
        <w:widowControl w:val="0"/>
        <w:spacing w:before="60" w:line="436" w:lineRule="auto"/>
        <w:jc w:val="center"/>
        <w:rPr>
          <w:sz w:val="18"/>
          <w:szCs w:val="18"/>
        </w:rPr>
      </w:pPr>
    </w:p>
    <w:p w14:paraId="103F5529" w14:textId="77777777" w:rsidR="00EC23B9" w:rsidRDefault="00EC23B9">
      <w:pPr>
        <w:widowControl w:val="0"/>
        <w:spacing w:before="60" w:line="436" w:lineRule="auto"/>
        <w:jc w:val="center"/>
        <w:rPr>
          <w:sz w:val="18"/>
          <w:szCs w:val="18"/>
        </w:rPr>
      </w:pPr>
    </w:p>
    <w:p w14:paraId="58EFDE16" w14:textId="77777777" w:rsidR="00D4054B" w:rsidRPr="000F25E9" w:rsidRDefault="0094472D">
      <w:pPr>
        <w:widowControl w:val="0"/>
        <w:spacing w:before="60" w:line="436" w:lineRule="auto"/>
        <w:jc w:val="center"/>
        <w:rPr>
          <w:b/>
        </w:rPr>
      </w:pPr>
      <w:r w:rsidRPr="000F25E9">
        <w:rPr>
          <w:b/>
          <w:sz w:val="18"/>
          <w:szCs w:val="18"/>
        </w:rPr>
        <w:t>Table 3. Travel time and travel distance of three paths</w:t>
      </w:r>
    </w:p>
    <w:tbl>
      <w:tblPr>
        <w:tblStyle w:val="a7"/>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4"/>
        <w:gridCol w:w="1627"/>
        <w:gridCol w:w="1094"/>
        <w:gridCol w:w="1650"/>
        <w:gridCol w:w="1635"/>
        <w:gridCol w:w="1650"/>
      </w:tblGrid>
      <w:tr w:rsidR="000F25E9" w14:paraId="7D99A56C" w14:textId="77777777" w:rsidTr="000F25E9">
        <w:trPr>
          <w:trHeight w:val="142"/>
          <w:jc w:val="center"/>
        </w:trPr>
        <w:tc>
          <w:tcPr>
            <w:tcW w:w="2574" w:type="dxa"/>
            <w:tcMar>
              <w:top w:w="80" w:type="dxa"/>
              <w:left w:w="80" w:type="dxa"/>
              <w:bottom w:w="80" w:type="dxa"/>
              <w:right w:w="80" w:type="dxa"/>
            </w:tcMar>
            <w:vAlign w:val="center"/>
          </w:tcPr>
          <w:p w14:paraId="0527DDF8" w14:textId="77777777" w:rsidR="00D4054B" w:rsidRDefault="0094472D">
            <w:pPr>
              <w:widowControl w:val="0"/>
              <w:spacing w:before="60" w:line="240" w:lineRule="auto"/>
              <w:contextualSpacing w:val="0"/>
              <w:jc w:val="center"/>
            </w:pPr>
            <w:r>
              <w:rPr>
                <w:b/>
                <w:sz w:val="18"/>
                <w:szCs w:val="18"/>
              </w:rPr>
              <w:t>Path</w:t>
            </w:r>
          </w:p>
        </w:tc>
        <w:tc>
          <w:tcPr>
            <w:tcW w:w="1627" w:type="dxa"/>
            <w:tcMar>
              <w:top w:w="80" w:type="dxa"/>
              <w:left w:w="80" w:type="dxa"/>
              <w:bottom w:w="80" w:type="dxa"/>
              <w:right w:w="80" w:type="dxa"/>
            </w:tcMar>
            <w:vAlign w:val="center"/>
          </w:tcPr>
          <w:p w14:paraId="657B1CC0" w14:textId="77777777" w:rsidR="00D4054B" w:rsidRDefault="0094472D">
            <w:pPr>
              <w:widowControl w:val="0"/>
              <w:spacing w:before="60" w:line="240" w:lineRule="auto"/>
              <w:contextualSpacing w:val="0"/>
              <w:jc w:val="center"/>
            </w:pPr>
            <w:r>
              <w:rPr>
                <w:b/>
                <w:sz w:val="18"/>
                <w:szCs w:val="18"/>
              </w:rPr>
              <w:t>Node sequence</w:t>
            </w:r>
          </w:p>
        </w:tc>
        <w:tc>
          <w:tcPr>
            <w:tcW w:w="1094" w:type="dxa"/>
            <w:tcMar>
              <w:top w:w="80" w:type="dxa"/>
              <w:left w:w="80" w:type="dxa"/>
              <w:bottom w:w="80" w:type="dxa"/>
              <w:right w:w="80" w:type="dxa"/>
            </w:tcMar>
            <w:vAlign w:val="center"/>
          </w:tcPr>
          <w:p w14:paraId="3F0AF1A7" w14:textId="77777777" w:rsidR="00D4054B" w:rsidRDefault="0094472D">
            <w:pPr>
              <w:widowControl w:val="0"/>
              <w:spacing w:before="60" w:line="240" w:lineRule="auto"/>
              <w:contextualSpacing w:val="0"/>
              <w:jc w:val="center"/>
            </w:pPr>
            <w:r>
              <w:rPr>
                <w:b/>
                <w:sz w:val="18"/>
                <w:szCs w:val="18"/>
              </w:rPr>
              <w:t># of links</w:t>
            </w:r>
          </w:p>
        </w:tc>
        <w:tc>
          <w:tcPr>
            <w:tcW w:w="1650" w:type="dxa"/>
            <w:tcMar>
              <w:top w:w="80" w:type="dxa"/>
              <w:left w:w="80" w:type="dxa"/>
              <w:bottom w:w="80" w:type="dxa"/>
              <w:right w:w="80" w:type="dxa"/>
            </w:tcMar>
            <w:vAlign w:val="center"/>
          </w:tcPr>
          <w:p w14:paraId="21E56FD5" w14:textId="77777777" w:rsidR="00D4054B" w:rsidRDefault="0094472D">
            <w:pPr>
              <w:widowControl w:val="0"/>
              <w:spacing w:before="60" w:line="240" w:lineRule="auto"/>
              <w:contextualSpacing w:val="0"/>
              <w:jc w:val="center"/>
            </w:pPr>
            <w:r>
              <w:rPr>
                <w:b/>
                <w:sz w:val="18"/>
                <w:szCs w:val="18"/>
              </w:rPr>
              <w:t>Travel time (min)</w:t>
            </w:r>
          </w:p>
        </w:tc>
        <w:tc>
          <w:tcPr>
            <w:tcW w:w="1635" w:type="dxa"/>
            <w:tcMar>
              <w:top w:w="80" w:type="dxa"/>
              <w:left w:w="80" w:type="dxa"/>
              <w:bottom w:w="80" w:type="dxa"/>
              <w:right w:w="80" w:type="dxa"/>
            </w:tcMar>
            <w:vAlign w:val="center"/>
          </w:tcPr>
          <w:p w14:paraId="7A0001E3" w14:textId="77777777" w:rsidR="00D4054B" w:rsidRDefault="0094472D">
            <w:pPr>
              <w:widowControl w:val="0"/>
              <w:spacing w:before="60" w:line="240" w:lineRule="auto"/>
              <w:contextualSpacing w:val="0"/>
              <w:jc w:val="center"/>
            </w:pPr>
            <w:r>
              <w:rPr>
                <w:b/>
                <w:sz w:val="18"/>
                <w:szCs w:val="18"/>
              </w:rPr>
              <w:t>Travel Distance (mile)</w:t>
            </w:r>
          </w:p>
        </w:tc>
        <w:tc>
          <w:tcPr>
            <w:tcW w:w="1650" w:type="dxa"/>
            <w:tcMar>
              <w:top w:w="80" w:type="dxa"/>
              <w:left w:w="80" w:type="dxa"/>
              <w:bottom w:w="80" w:type="dxa"/>
              <w:right w:w="80" w:type="dxa"/>
            </w:tcMar>
            <w:vAlign w:val="center"/>
          </w:tcPr>
          <w:p w14:paraId="6D55548D" w14:textId="77777777" w:rsidR="00D4054B" w:rsidRDefault="0094472D">
            <w:pPr>
              <w:widowControl w:val="0"/>
              <w:spacing w:before="60" w:line="240" w:lineRule="auto"/>
              <w:contextualSpacing w:val="0"/>
              <w:jc w:val="center"/>
            </w:pPr>
            <w:r>
              <w:rPr>
                <w:b/>
                <w:sz w:val="18"/>
                <w:szCs w:val="18"/>
              </w:rPr>
              <w:t>Bottleneck</w:t>
            </w:r>
          </w:p>
        </w:tc>
      </w:tr>
      <w:tr w:rsidR="000F25E9" w14:paraId="072B05D1" w14:textId="77777777" w:rsidTr="000F25E9">
        <w:trPr>
          <w:trHeight w:val="260"/>
          <w:jc w:val="center"/>
        </w:trPr>
        <w:tc>
          <w:tcPr>
            <w:tcW w:w="2574" w:type="dxa"/>
            <w:tcMar>
              <w:top w:w="80" w:type="dxa"/>
              <w:left w:w="80" w:type="dxa"/>
              <w:bottom w:w="80" w:type="dxa"/>
              <w:right w:w="80" w:type="dxa"/>
            </w:tcMar>
            <w:vAlign w:val="center"/>
          </w:tcPr>
          <w:p w14:paraId="0A6C1859" w14:textId="77777777" w:rsidR="00D4054B" w:rsidRDefault="0094472D">
            <w:pPr>
              <w:widowControl w:val="0"/>
              <w:spacing w:before="60" w:line="240" w:lineRule="auto"/>
              <w:contextualSpacing w:val="0"/>
              <w:jc w:val="center"/>
            </w:pPr>
            <w:r>
              <w:rPr>
                <w:sz w:val="18"/>
                <w:szCs w:val="18"/>
              </w:rPr>
              <w:t>Path 1 (Major Freeway)</w:t>
            </w:r>
          </w:p>
        </w:tc>
        <w:tc>
          <w:tcPr>
            <w:tcW w:w="1627" w:type="dxa"/>
            <w:tcMar>
              <w:top w:w="80" w:type="dxa"/>
              <w:left w:w="80" w:type="dxa"/>
              <w:bottom w:w="80" w:type="dxa"/>
              <w:right w:w="80" w:type="dxa"/>
            </w:tcMar>
            <w:vAlign w:val="center"/>
          </w:tcPr>
          <w:p w14:paraId="6FEEC866" w14:textId="77777777" w:rsidR="00D4054B" w:rsidRDefault="0094472D">
            <w:pPr>
              <w:widowControl w:val="0"/>
              <w:spacing w:before="60" w:line="240" w:lineRule="auto"/>
              <w:contextualSpacing w:val="0"/>
              <w:jc w:val="center"/>
            </w:pPr>
            <w:r>
              <w:rPr>
                <w:sz w:val="18"/>
                <w:szCs w:val="18"/>
              </w:rPr>
              <w:t>1-&gt;3-&gt;4...-&gt; 12-&gt;2</w:t>
            </w:r>
          </w:p>
        </w:tc>
        <w:tc>
          <w:tcPr>
            <w:tcW w:w="1094" w:type="dxa"/>
            <w:tcMar>
              <w:top w:w="80" w:type="dxa"/>
              <w:left w:w="80" w:type="dxa"/>
              <w:bottom w:w="80" w:type="dxa"/>
              <w:right w:w="80" w:type="dxa"/>
            </w:tcMar>
            <w:vAlign w:val="center"/>
          </w:tcPr>
          <w:p w14:paraId="368AE87E" w14:textId="77777777" w:rsidR="00D4054B" w:rsidRDefault="0094472D">
            <w:pPr>
              <w:widowControl w:val="0"/>
              <w:spacing w:before="60" w:line="240" w:lineRule="auto"/>
              <w:contextualSpacing w:val="0"/>
              <w:jc w:val="center"/>
            </w:pPr>
            <w:r>
              <w:rPr>
                <w:sz w:val="18"/>
                <w:szCs w:val="18"/>
              </w:rPr>
              <w:t>11</w:t>
            </w:r>
          </w:p>
        </w:tc>
        <w:tc>
          <w:tcPr>
            <w:tcW w:w="1650" w:type="dxa"/>
            <w:tcMar>
              <w:top w:w="80" w:type="dxa"/>
              <w:left w:w="80" w:type="dxa"/>
              <w:bottom w:w="80" w:type="dxa"/>
              <w:right w:w="80" w:type="dxa"/>
            </w:tcMar>
            <w:vAlign w:val="center"/>
          </w:tcPr>
          <w:p w14:paraId="0A05F1EF" w14:textId="77777777" w:rsidR="00D4054B" w:rsidRDefault="0094472D">
            <w:pPr>
              <w:widowControl w:val="0"/>
              <w:spacing w:before="60" w:line="240" w:lineRule="auto"/>
              <w:contextualSpacing w:val="0"/>
              <w:jc w:val="center"/>
            </w:pPr>
            <w:r>
              <w:rPr>
                <w:sz w:val="18"/>
                <w:szCs w:val="18"/>
              </w:rPr>
              <w:t>11</w:t>
            </w:r>
          </w:p>
        </w:tc>
        <w:tc>
          <w:tcPr>
            <w:tcW w:w="1635" w:type="dxa"/>
            <w:tcMar>
              <w:top w:w="80" w:type="dxa"/>
              <w:left w:w="80" w:type="dxa"/>
              <w:bottom w:w="80" w:type="dxa"/>
              <w:right w:w="80" w:type="dxa"/>
            </w:tcMar>
            <w:vAlign w:val="center"/>
          </w:tcPr>
          <w:p w14:paraId="211F0E3B" w14:textId="77777777" w:rsidR="00D4054B" w:rsidRDefault="0094472D">
            <w:pPr>
              <w:widowControl w:val="0"/>
              <w:spacing w:before="60" w:line="240" w:lineRule="auto"/>
              <w:contextualSpacing w:val="0"/>
              <w:jc w:val="center"/>
            </w:pPr>
            <w:r>
              <w:rPr>
                <w:sz w:val="18"/>
                <w:szCs w:val="18"/>
              </w:rPr>
              <w:t>11</w:t>
            </w:r>
          </w:p>
        </w:tc>
        <w:tc>
          <w:tcPr>
            <w:tcW w:w="1650" w:type="dxa"/>
            <w:tcMar>
              <w:top w:w="80" w:type="dxa"/>
              <w:left w:w="80" w:type="dxa"/>
              <w:bottom w:w="80" w:type="dxa"/>
              <w:right w:w="80" w:type="dxa"/>
            </w:tcMar>
            <w:vAlign w:val="center"/>
          </w:tcPr>
          <w:p w14:paraId="3F71ADF2" w14:textId="77777777" w:rsidR="00D4054B" w:rsidRDefault="0094472D">
            <w:pPr>
              <w:widowControl w:val="0"/>
              <w:spacing w:before="60" w:line="240" w:lineRule="auto"/>
              <w:contextualSpacing w:val="0"/>
              <w:jc w:val="center"/>
            </w:pPr>
            <w:r>
              <w:rPr>
                <w:sz w:val="18"/>
                <w:szCs w:val="18"/>
              </w:rPr>
              <w:t>Link 9-&gt;10, Link 10-&gt;11</w:t>
            </w:r>
          </w:p>
        </w:tc>
      </w:tr>
      <w:tr w:rsidR="000F25E9" w14:paraId="6B6ABFC8" w14:textId="77777777" w:rsidTr="000F25E9">
        <w:trPr>
          <w:trHeight w:val="202"/>
          <w:jc w:val="center"/>
        </w:trPr>
        <w:tc>
          <w:tcPr>
            <w:tcW w:w="2574" w:type="dxa"/>
            <w:tcMar>
              <w:top w:w="80" w:type="dxa"/>
              <w:left w:w="80" w:type="dxa"/>
              <w:bottom w:w="80" w:type="dxa"/>
              <w:right w:w="80" w:type="dxa"/>
            </w:tcMar>
            <w:vAlign w:val="center"/>
          </w:tcPr>
          <w:p w14:paraId="188AE1CB" w14:textId="77777777" w:rsidR="00D4054B" w:rsidRDefault="0094472D">
            <w:pPr>
              <w:widowControl w:val="0"/>
              <w:spacing w:before="60" w:line="240" w:lineRule="auto"/>
              <w:contextualSpacing w:val="0"/>
              <w:jc w:val="center"/>
            </w:pPr>
            <w:r>
              <w:rPr>
                <w:sz w:val="18"/>
                <w:szCs w:val="18"/>
              </w:rPr>
              <w:t>Path 2 (Alternative Arterial corridor)</w:t>
            </w:r>
          </w:p>
        </w:tc>
        <w:tc>
          <w:tcPr>
            <w:tcW w:w="1627" w:type="dxa"/>
            <w:tcMar>
              <w:top w:w="80" w:type="dxa"/>
              <w:left w:w="80" w:type="dxa"/>
              <w:bottom w:w="80" w:type="dxa"/>
              <w:right w:w="80" w:type="dxa"/>
            </w:tcMar>
            <w:vAlign w:val="center"/>
          </w:tcPr>
          <w:p w14:paraId="2304EB6F" w14:textId="77777777" w:rsidR="00D4054B" w:rsidRDefault="0094472D">
            <w:pPr>
              <w:widowControl w:val="0"/>
              <w:spacing w:before="60" w:line="240" w:lineRule="auto"/>
              <w:contextualSpacing w:val="0"/>
              <w:jc w:val="center"/>
            </w:pPr>
            <w:r>
              <w:rPr>
                <w:sz w:val="18"/>
                <w:szCs w:val="18"/>
              </w:rPr>
              <w:t>1-&gt;30-&gt;31...-&gt; 34-&gt;2</w:t>
            </w:r>
          </w:p>
        </w:tc>
        <w:tc>
          <w:tcPr>
            <w:tcW w:w="1094" w:type="dxa"/>
            <w:tcMar>
              <w:top w:w="80" w:type="dxa"/>
              <w:left w:w="80" w:type="dxa"/>
              <w:bottom w:w="80" w:type="dxa"/>
              <w:right w:w="80" w:type="dxa"/>
            </w:tcMar>
            <w:vAlign w:val="center"/>
          </w:tcPr>
          <w:p w14:paraId="0EC8CE21" w14:textId="77777777" w:rsidR="00D4054B" w:rsidRDefault="0094472D">
            <w:pPr>
              <w:widowControl w:val="0"/>
              <w:spacing w:before="60" w:line="240" w:lineRule="auto"/>
              <w:contextualSpacing w:val="0"/>
              <w:jc w:val="center"/>
            </w:pPr>
            <w:r>
              <w:rPr>
                <w:sz w:val="18"/>
                <w:szCs w:val="18"/>
              </w:rPr>
              <w:t>7</w:t>
            </w:r>
          </w:p>
        </w:tc>
        <w:tc>
          <w:tcPr>
            <w:tcW w:w="1650" w:type="dxa"/>
            <w:tcMar>
              <w:top w:w="80" w:type="dxa"/>
              <w:left w:w="80" w:type="dxa"/>
              <w:bottom w:w="80" w:type="dxa"/>
              <w:right w:w="80" w:type="dxa"/>
            </w:tcMar>
            <w:vAlign w:val="center"/>
          </w:tcPr>
          <w:p w14:paraId="4898826F" w14:textId="77777777" w:rsidR="00D4054B" w:rsidRDefault="0094472D">
            <w:pPr>
              <w:widowControl w:val="0"/>
              <w:spacing w:before="60" w:line="240" w:lineRule="auto"/>
              <w:contextualSpacing w:val="0"/>
              <w:jc w:val="center"/>
            </w:pPr>
            <w:r>
              <w:rPr>
                <w:sz w:val="18"/>
                <w:szCs w:val="18"/>
              </w:rPr>
              <w:t>12</w:t>
            </w:r>
          </w:p>
        </w:tc>
        <w:tc>
          <w:tcPr>
            <w:tcW w:w="1635" w:type="dxa"/>
            <w:tcMar>
              <w:top w:w="80" w:type="dxa"/>
              <w:left w:w="80" w:type="dxa"/>
              <w:bottom w:w="80" w:type="dxa"/>
              <w:right w:w="80" w:type="dxa"/>
            </w:tcMar>
            <w:vAlign w:val="center"/>
          </w:tcPr>
          <w:p w14:paraId="1DD0A9E1" w14:textId="77777777" w:rsidR="00D4054B" w:rsidRDefault="0094472D">
            <w:pPr>
              <w:widowControl w:val="0"/>
              <w:spacing w:before="60" w:line="240" w:lineRule="auto"/>
              <w:contextualSpacing w:val="0"/>
              <w:jc w:val="center"/>
            </w:pPr>
            <w:r>
              <w:rPr>
                <w:sz w:val="18"/>
                <w:szCs w:val="18"/>
              </w:rPr>
              <w:t>8</w:t>
            </w:r>
          </w:p>
        </w:tc>
        <w:tc>
          <w:tcPr>
            <w:tcW w:w="1650" w:type="dxa"/>
            <w:tcMar>
              <w:top w:w="80" w:type="dxa"/>
              <w:left w:w="80" w:type="dxa"/>
              <w:bottom w:w="80" w:type="dxa"/>
              <w:right w:w="80" w:type="dxa"/>
            </w:tcMar>
            <w:vAlign w:val="center"/>
          </w:tcPr>
          <w:p w14:paraId="6911D023" w14:textId="77777777" w:rsidR="00D4054B" w:rsidRDefault="00D4054B">
            <w:pPr>
              <w:widowControl w:val="0"/>
              <w:spacing w:before="60" w:after="60" w:line="240" w:lineRule="auto"/>
              <w:contextualSpacing w:val="0"/>
              <w:jc w:val="center"/>
            </w:pPr>
          </w:p>
        </w:tc>
      </w:tr>
      <w:tr w:rsidR="000F25E9" w14:paraId="07A22088" w14:textId="77777777" w:rsidTr="000F25E9">
        <w:trPr>
          <w:trHeight w:val="202"/>
          <w:jc w:val="center"/>
        </w:trPr>
        <w:tc>
          <w:tcPr>
            <w:tcW w:w="2574" w:type="dxa"/>
            <w:tcMar>
              <w:top w:w="80" w:type="dxa"/>
              <w:left w:w="80" w:type="dxa"/>
              <w:bottom w:w="80" w:type="dxa"/>
              <w:right w:w="80" w:type="dxa"/>
            </w:tcMar>
            <w:vAlign w:val="center"/>
          </w:tcPr>
          <w:p w14:paraId="794C392A" w14:textId="77777777" w:rsidR="00D4054B" w:rsidRDefault="0094472D">
            <w:pPr>
              <w:widowControl w:val="0"/>
              <w:spacing w:before="60" w:line="240" w:lineRule="auto"/>
              <w:contextualSpacing w:val="0"/>
              <w:jc w:val="center"/>
            </w:pPr>
            <w:r>
              <w:rPr>
                <w:sz w:val="18"/>
                <w:szCs w:val="18"/>
              </w:rPr>
              <w:t>Path 3 (Alternative Freeway)</w:t>
            </w:r>
          </w:p>
        </w:tc>
        <w:tc>
          <w:tcPr>
            <w:tcW w:w="1627" w:type="dxa"/>
            <w:tcMar>
              <w:top w:w="80" w:type="dxa"/>
              <w:left w:w="80" w:type="dxa"/>
              <w:bottom w:w="80" w:type="dxa"/>
              <w:right w:w="80" w:type="dxa"/>
            </w:tcMar>
            <w:vAlign w:val="center"/>
          </w:tcPr>
          <w:p w14:paraId="7C39F478" w14:textId="77777777" w:rsidR="00D4054B" w:rsidRDefault="0094472D">
            <w:pPr>
              <w:widowControl w:val="0"/>
              <w:spacing w:before="60" w:line="240" w:lineRule="auto"/>
              <w:contextualSpacing w:val="0"/>
              <w:jc w:val="center"/>
            </w:pPr>
            <w:r>
              <w:rPr>
                <w:sz w:val="18"/>
                <w:szCs w:val="18"/>
              </w:rPr>
              <w:t>1-&gt;14-&gt;15...-&gt; 29-&gt;2</w:t>
            </w:r>
          </w:p>
        </w:tc>
        <w:tc>
          <w:tcPr>
            <w:tcW w:w="1094" w:type="dxa"/>
            <w:tcMar>
              <w:top w:w="80" w:type="dxa"/>
              <w:left w:w="80" w:type="dxa"/>
              <w:bottom w:w="80" w:type="dxa"/>
              <w:right w:w="80" w:type="dxa"/>
            </w:tcMar>
            <w:vAlign w:val="center"/>
          </w:tcPr>
          <w:p w14:paraId="5664954E" w14:textId="77777777" w:rsidR="00D4054B" w:rsidRDefault="0094472D">
            <w:pPr>
              <w:widowControl w:val="0"/>
              <w:spacing w:before="60" w:line="240" w:lineRule="auto"/>
              <w:contextualSpacing w:val="0"/>
              <w:jc w:val="center"/>
            </w:pPr>
            <w:r>
              <w:rPr>
                <w:sz w:val="18"/>
                <w:szCs w:val="18"/>
              </w:rPr>
              <w:t>17</w:t>
            </w:r>
          </w:p>
        </w:tc>
        <w:tc>
          <w:tcPr>
            <w:tcW w:w="1650" w:type="dxa"/>
            <w:tcMar>
              <w:top w:w="80" w:type="dxa"/>
              <w:left w:w="80" w:type="dxa"/>
              <w:bottom w:w="80" w:type="dxa"/>
              <w:right w:w="80" w:type="dxa"/>
            </w:tcMar>
            <w:vAlign w:val="center"/>
          </w:tcPr>
          <w:p w14:paraId="6BC0B8F6" w14:textId="77777777" w:rsidR="00D4054B" w:rsidRDefault="0094472D">
            <w:pPr>
              <w:widowControl w:val="0"/>
              <w:spacing w:before="60" w:line="240" w:lineRule="auto"/>
              <w:contextualSpacing w:val="0"/>
              <w:jc w:val="center"/>
            </w:pPr>
            <w:r>
              <w:rPr>
                <w:sz w:val="18"/>
                <w:szCs w:val="18"/>
              </w:rPr>
              <w:t>17</w:t>
            </w:r>
          </w:p>
        </w:tc>
        <w:tc>
          <w:tcPr>
            <w:tcW w:w="1635" w:type="dxa"/>
            <w:tcMar>
              <w:top w:w="80" w:type="dxa"/>
              <w:left w:w="80" w:type="dxa"/>
              <w:bottom w:w="80" w:type="dxa"/>
              <w:right w:w="80" w:type="dxa"/>
            </w:tcMar>
            <w:vAlign w:val="center"/>
          </w:tcPr>
          <w:p w14:paraId="5B849739" w14:textId="77777777" w:rsidR="00D4054B" w:rsidRDefault="0094472D">
            <w:pPr>
              <w:widowControl w:val="0"/>
              <w:spacing w:before="60" w:line="240" w:lineRule="auto"/>
              <w:contextualSpacing w:val="0"/>
              <w:jc w:val="center"/>
            </w:pPr>
            <w:r>
              <w:rPr>
                <w:sz w:val="18"/>
                <w:szCs w:val="18"/>
              </w:rPr>
              <w:t>17</w:t>
            </w:r>
          </w:p>
        </w:tc>
        <w:tc>
          <w:tcPr>
            <w:tcW w:w="1650" w:type="dxa"/>
            <w:tcMar>
              <w:top w:w="80" w:type="dxa"/>
              <w:left w:w="80" w:type="dxa"/>
              <w:bottom w:w="80" w:type="dxa"/>
              <w:right w:w="80" w:type="dxa"/>
            </w:tcMar>
            <w:vAlign w:val="center"/>
          </w:tcPr>
          <w:p w14:paraId="08AA483E" w14:textId="77777777" w:rsidR="00D4054B" w:rsidRDefault="00D4054B">
            <w:pPr>
              <w:widowControl w:val="0"/>
              <w:spacing w:before="60" w:after="60" w:line="240" w:lineRule="auto"/>
              <w:contextualSpacing w:val="0"/>
              <w:jc w:val="center"/>
            </w:pPr>
          </w:p>
        </w:tc>
      </w:tr>
    </w:tbl>
    <w:p w14:paraId="71C6C91C" w14:textId="77777777" w:rsidR="00D4054B" w:rsidRDefault="00D4054B">
      <w:pPr>
        <w:widowControl w:val="0"/>
        <w:spacing w:before="60" w:line="436" w:lineRule="auto"/>
        <w:ind w:firstLine="720"/>
      </w:pPr>
    </w:p>
    <w:p w14:paraId="0B451ACD" w14:textId="2E69A18F" w:rsidR="00D4054B" w:rsidRDefault="0094472D" w:rsidP="000F25E9">
      <w:pPr>
        <w:widowControl w:val="0"/>
        <w:spacing w:before="60" w:line="436" w:lineRule="auto"/>
        <w:ind w:firstLine="720"/>
      </w:pPr>
      <w:r>
        <w:t xml:space="preserve">The free-flow travel times of path 1, path 2, and path 3 are 11 min, 12 min, and 17 min, respectively. Since path 1 has </w:t>
      </w:r>
      <w:r w:rsidR="00EC23B9">
        <w:t>the least</w:t>
      </w:r>
      <w:r>
        <w:t xml:space="preserve"> travel time, it will be first chosen when the OD demand is sufficiently small. In the following session, we will focus on path 1.</w:t>
      </w:r>
    </w:p>
    <w:p w14:paraId="7521EAD5" w14:textId="77777777" w:rsidR="002E0E5C" w:rsidRDefault="002E0E5C" w:rsidP="002E0E5C">
      <w:pPr>
        <w:widowControl w:val="0"/>
        <w:spacing w:line="240" w:lineRule="auto"/>
      </w:pPr>
      <w:r>
        <w:rPr>
          <w:b/>
        </w:rPr>
        <w:t xml:space="preserve">Problem 2 (for students) </w:t>
      </w:r>
      <w:r>
        <w:rPr>
          <w:noProof/>
        </w:rPr>
        <w:drawing>
          <wp:inline distT="0" distB="0" distL="0" distR="0" wp14:anchorId="443C58BE" wp14:editId="5A2556DA">
            <wp:extent cx="252248" cy="286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313AEEB5" w14:textId="77777777" w:rsidR="002E0E5C" w:rsidRDefault="002E0E5C" w:rsidP="002E0E5C">
      <w:pPr>
        <w:widowControl w:val="0"/>
        <w:spacing w:line="240" w:lineRule="auto"/>
      </w:pPr>
    </w:p>
    <w:p w14:paraId="3CE45D03" w14:textId="77777777" w:rsidR="002E0E5C" w:rsidRDefault="002E0E5C" w:rsidP="002E0E5C">
      <w:pPr>
        <w:pStyle w:val="ListParagraph"/>
        <w:widowControl w:val="0"/>
        <w:numPr>
          <w:ilvl w:val="0"/>
          <w:numId w:val="8"/>
        </w:numPr>
        <w:spacing w:line="436" w:lineRule="auto"/>
      </w:pPr>
      <w:r>
        <w:t>Which path will be selected at the first iteration?</w:t>
      </w:r>
    </w:p>
    <w:p w14:paraId="1FD10BF7" w14:textId="77777777" w:rsidR="002E0E5C" w:rsidRDefault="002E0E5C" w:rsidP="002E0E5C">
      <w:pPr>
        <w:pStyle w:val="ListParagraph"/>
        <w:widowControl w:val="0"/>
        <w:numPr>
          <w:ilvl w:val="0"/>
          <w:numId w:val="8"/>
        </w:numPr>
        <w:spacing w:line="436" w:lineRule="auto"/>
      </w:pPr>
      <w:r>
        <w:t>Find links with minimum capacity along three paths. Show the upstream node and downstream node numbers of those links and the hourly capacity values. Please use an image to highlight these links in the traffic network.</w:t>
      </w:r>
    </w:p>
    <w:p w14:paraId="31C4CE56" w14:textId="77777777" w:rsidR="00D4054B" w:rsidRDefault="002E0E5C" w:rsidP="002E0E5C">
      <w:pPr>
        <w:pStyle w:val="ListParagraph"/>
        <w:widowControl w:val="0"/>
        <w:numPr>
          <w:ilvl w:val="0"/>
          <w:numId w:val="8"/>
        </w:numPr>
        <w:spacing w:before="60" w:line="436" w:lineRule="auto"/>
      </w:pPr>
      <w:r>
        <w:t>What is the expected speed on link 8-&gt;9, if the demand is 5400 vehicles per hour, and all vehicles use the first path?</w:t>
      </w:r>
    </w:p>
    <w:p w14:paraId="2567C70A" w14:textId="77777777" w:rsidR="00EC23B9" w:rsidRDefault="00EC23B9">
      <w:pPr>
        <w:widowControl w:val="0"/>
        <w:spacing w:before="60" w:line="436" w:lineRule="auto"/>
      </w:pPr>
    </w:p>
    <w:p w14:paraId="194B872D" w14:textId="77777777" w:rsidR="00EC23B9" w:rsidRDefault="00EC23B9">
      <w:pPr>
        <w:widowControl w:val="0"/>
        <w:spacing w:before="60" w:line="436" w:lineRule="auto"/>
      </w:pPr>
    </w:p>
    <w:p w14:paraId="018D9A33" w14:textId="77777777" w:rsidR="00EC23B9" w:rsidRDefault="00EC23B9">
      <w:pPr>
        <w:widowControl w:val="0"/>
        <w:spacing w:before="60" w:line="436" w:lineRule="auto"/>
      </w:pPr>
    </w:p>
    <w:p w14:paraId="52E8EE48" w14:textId="77777777" w:rsidR="00D4054B" w:rsidRDefault="0094472D">
      <w:pPr>
        <w:widowControl w:val="0"/>
        <w:spacing w:before="60" w:line="436" w:lineRule="auto"/>
      </w:pPr>
      <w:r>
        <w:rPr>
          <w:b/>
        </w:rPr>
        <w:t>(ii) Obtain travel time of paths through NeXTA</w:t>
      </w:r>
    </w:p>
    <w:p w14:paraId="4D0A13ED" w14:textId="77777777" w:rsidR="00D4054B" w:rsidRDefault="0094472D">
      <w:pPr>
        <w:widowControl w:val="0"/>
        <w:spacing w:before="60" w:line="436" w:lineRule="auto"/>
        <w:ind w:firstLine="720"/>
      </w:pPr>
      <w:r>
        <w:t>The method of selecting a path is shown in Fig. 6. The travel time of path 2 and path 3 can be obtained, similarly.</w:t>
      </w:r>
    </w:p>
    <w:tbl>
      <w:tblPr>
        <w:tblStyle w:val="a9"/>
        <w:tblW w:w="12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0"/>
        <w:gridCol w:w="3075"/>
      </w:tblGrid>
      <w:tr w:rsidR="00D4054B" w14:paraId="1C96902C" w14:textId="77777777" w:rsidTr="00D4054B">
        <w:tc>
          <w:tcPr>
            <w:tcW w:w="9510" w:type="dxa"/>
            <w:tcMar>
              <w:top w:w="100" w:type="dxa"/>
              <w:left w:w="100" w:type="dxa"/>
              <w:bottom w:w="100" w:type="dxa"/>
              <w:right w:w="100" w:type="dxa"/>
            </w:tcMar>
          </w:tcPr>
          <w:p w14:paraId="16AB47C9" w14:textId="083FF606" w:rsidR="00D4054B" w:rsidRDefault="00D60042">
            <w:pPr>
              <w:widowControl w:val="0"/>
              <w:spacing w:line="240" w:lineRule="auto"/>
              <w:contextualSpacing w:val="0"/>
              <w:jc w:val="center"/>
            </w:pPr>
            <w:r>
              <w:rPr>
                <w:noProof/>
              </w:rPr>
              <w:drawing>
                <wp:inline distT="0" distB="0" distL="0" distR="0" wp14:anchorId="18CDEDFE" wp14:editId="71139040">
                  <wp:extent cx="5911850" cy="31972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 2.png"/>
                          <pic:cNvPicPr/>
                        </pic:nvPicPr>
                        <pic:blipFill>
                          <a:blip r:embed="rId34">
                            <a:extLst>
                              <a:ext uri="{28A0092B-C50C-407E-A947-70E740481C1C}">
                                <a14:useLocalDpi xmlns:a14="http://schemas.microsoft.com/office/drawing/2010/main" val="0"/>
                              </a:ext>
                            </a:extLst>
                          </a:blip>
                          <a:stretch>
                            <a:fillRect/>
                          </a:stretch>
                        </pic:blipFill>
                        <pic:spPr>
                          <a:xfrm>
                            <a:off x="0" y="0"/>
                            <a:ext cx="5911850" cy="3197225"/>
                          </a:xfrm>
                          <a:prstGeom prst="rect">
                            <a:avLst/>
                          </a:prstGeom>
                        </pic:spPr>
                      </pic:pic>
                    </a:graphicData>
                  </a:graphic>
                </wp:inline>
              </w:drawing>
            </w:r>
          </w:p>
          <w:p w14:paraId="43EDB7F2" w14:textId="77777777" w:rsidR="00D4054B" w:rsidRDefault="0094472D">
            <w:pPr>
              <w:widowControl w:val="0"/>
              <w:spacing w:line="240" w:lineRule="auto"/>
              <w:contextualSpacing w:val="0"/>
              <w:jc w:val="center"/>
            </w:pPr>
            <w:r>
              <w:rPr>
                <w:sz w:val="18"/>
                <w:szCs w:val="18"/>
              </w:rPr>
              <w:t>Fig.6. Path list dialog</w:t>
            </w:r>
          </w:p>
        </w:tc>
        <w:tc>
          <w:tcPr>
            <w:tcW w:w="3075" w:type="dxa"/>
            <w:tcMar>
              <w:top w:w="100" w:type="dxa"/>
              <w:left w:w="100" w:type="dxa"/>
              <w:bottom w:w="100" w:type="dxa"/>
              <w:right w:w="100" w:type="dxa"/>
            </w:tcMar>
          </w:tcPr>
          <w:p w14:paraId="20296943" w14:textId="1EF6F47D" w:rsidR="004003EF" w:rsidRP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11B69529" w14:textId="77777777" w:rsidR="00D4054B" w:rsidRDefault="0094472D">
            <w:pPr>
              <w:widowControl w:val="0"/>
              <w:spacing w:before="60" w:line="360" w:lineRule="auto"/>
              <w:contextualSpacing w:val="0"/>
            </w:pPr>
            <w:r>
              <w:rPr>
                <w:b/>
                <w:sz w:val="20"/>
                <w:szCs w:val="20"/>
              </w:rPr>
              <w:t>Step 1</w:t>
            </w:r>
            <w:r>
              <w:rPr>
                <w:sz w:val="20"/>
                <w:szCs w:val="20"/>
              </w:rPr>
              <w:t>: Select the “path” layer in the GIS layers panel</w:t>
            </w:r>
          </w:p>
          <w:p w14:paraId="2484FBFF" w14:textId="26893D3A" w:rsidR="00D4054B" w:rsidRDefault="0094472D">
            <w:pPr>
              <w:widowControl w:val="0"/>
              <w:spacing w:before="60" w:line="360" w:lineRule="auto"/>
              <w:contextualSpacing w:val="0"/>
            </w:pPr>
            <w:r>
              <w:rPr>
                <w:b/>
                <w:sz w:val="20"/>
                <w:szCs w:val="20"/>
              </w:rPr>
              <w:t>Step 2</w:t>
            </w:r>
            <w:r>
              <w:rPr>
                <w:sz w:val="20"/>
                <w:szCs w:val="20"/>
              </w:rPr>
              <w:t>: Cli</w:t>
            </w:r>
            <w:r w:rsidR="004003EF">
              <w:rPr>
                <w:sz w:val="20"/>
                <w:szCs w:val="20"/>
              </w:rPr>
              <w:t>ck on node 1-&gt; right click menu</w:t>
            </w:r>
            <w:r>
              <w:rPr>
                <w:sz w:val="20"/>
                <w:szCs w:val="20"/>
              </w:rPr>
              <w:t xml:space="preserve"> to choose “Direction from here”</w:t>
            </w:r>
          </w:p>
          <w:p w14:paraId="1CC41EA9" w14:textId="77777777" w:rsidR="00D4054B" w:rsidRDefault="0094472D">
            <w:pPr>
              <w:widowControl w:val="0"/>
              <w:spacing w:before="60" w:line="360" w:lineRule="auto"/>
              <w:contextualSpacing w:val="0"/>
            </w:pPr>
            <w:r>
              <w:rPr>
                <w:b/>
                <w:sz w:val="20"/>
                <w:szCs w:val="20"/>
              </w:rPr>
              <w:t>Step 3</w:t>
            </w:r>
            <w:r>
              <w:rPr>
                <w:sz w:val="20"/>
                <w:szCs w:val="20"/>
              </w:rPr>
              <w:t>: Click node 2-&gt; right click menu to choose “Direction to here”</w:t>
            </w:r>
          </w:p>
          <w:p w14:paraId="2AD8F5A3" w14:textId="77777777" w:rsidR="00D4054B" w:rsidRDefault="0094472D">
            <w:pPr>
              <w:widowControl w:val="0"/>
              <w:spacing w:before="60" w:line="360" w:lineRule="auto"/>
              <w:contextualSpacing w:val="0"/>
            </w:pPr>
            <w:r>
              <w:rPr>
                <w:b/>
                <w:sz w:val="20"/>
                <w:szCs w:val="20"/>
              </w:rPr>
              <w:t>Step 4</w:t>
            </w:r>
            <w:r>
              <w:rPr>
                <w:sz w:val="20"/>
                <w:szCs w:val="20"/>
              </w:rPr>
              <w:t>:  Select any node (e.g. node 6) of the path 1-&gt; right click to choose “Add Intermediate Destination here”.</w:t>
            </w:r>
          </w:p>
          <w:p w14:paraId="6054498D" w14:textId="77777777" w:rsidR="00D4054B" w:rsidRDefault="0094472D">
            <w:pPr>
              <w:widowControl w:val="0"/>
              <w:spacing w:before="60" w:line="360" w:lineRule="auto"/>
              <w:contextualSpacing w:val="0"/>
            </w:pPr>
            <w:r>
              <w:rPr>
                <w:b/>
                <w:sz w:val="20"/>
                <w:szCs w:val="20"/>
              </w:rPr>
              <w:t>Step 5</w:t>
            </w:r>
            <w:r>
              <w:rPr>
                <w:sz w:val="20"/>
                <w:szCs w:val="20"/>
              </w:rPr>
              <w:t>: To view the traffic states of selected path, click on the “Path” button in the MOE bar</w:t>
            </w:r>
          </w:p>
        </w:tc>
      </w:tr>
    </w:tbl>
    <w:p w14:paraId="5725BBAE" w14:textId="77777777" w:rsidR="00D4054B" w:rsidRDefault="00D4054B">
      <w:pPr>
        <w:widowControl w:val="0"/>
        <w:spacing w:before="60" w:line="436" w:lineRule="auto"/>
      </w:pPr>
    </w:p>
    <w:p w14:paraId="5D9DD7ED" w14:textId="77777777" w:rsidR="00D4054B" w:rsidRPr="00EC23B9" w:rsidRDefault="0094472D">
      <w:pPr>
        <w:pStyle w:val="Heading2"/>
        <w:widowControl w:val="0"/>
        <w:spacing w:line="436" w:lineRule="auto"/>
        <w:rPr>
          <w:color w:val="800000"/>
        </w:rPr>
      </w:pPr>
      <w:bookmarkStart w:id="5" w:name="h.tyjcwt" w:colFirst="0" w:colLast="0"/>
      <w:bookmarkEnd w:id="5"/>
      <w:r w:rsidRPr="00EC23B9">
        <w:rPr>
          <w:rFonts w:ascii="Arial" w:eastAsia="Arial" w:hAnsi="Arial" w:cs="Arial"/>
          <w:color w:val="800000"/>
          <w:sz w:val="24"/>
          <w:szCs w:val="24"/>
        </w:rPr>
        <w:lastRenderedPageBreak/>
        <w:t xml:space="preserve"> (2) OD demand matrix</w:t>
      </w:r>
    </w:p>
    <w:p w14:paraId="0B719783" w14:textId="77777777" w:rsidR="00D4054B" w:rsidRDefault="0094472D">
      <w:pPr>
        <w:widowControl w:val="0"/>
        <w:spacing w:before="60" w:line="436" w:lineRule="auto"/>
        <w:ind w:firstLine="720"/>
      </w:pPr>
      <w:r>
        <w:t>For checking the OD demand, there are two methods:</w:t>
      </w:r>
    </w:p>
    <w:p w14:paraId="1FCE2C19" w14:textId="77777777" w:rsidR="00D4054B" w:rsidRDefault="0094472D">
      <w:pPr>
        <w:widowControl w:val="0"/>
        <w:numPr>
          <w:ilvl w:val="0"/>
          <w:numId w:val="6"/>
        </w:numPr>
        <w:spacing w:line="436" w:lineRule="auto"/>
        <w:ind w:hanging="360"/>
        <w:contextualSpacing/>
      </w:pPr>
      <w:r>
        <w:t>Method 1: check the input_demand_meta_data.csv and input_demand.csv in table 1;</w:t>
      </w:r>
    </w:p>
    <w:p w14:paraId="437E74B4" w14:textId="77777777" w:rsidR="00D4054B" w:rsidRDefault="0094472D">
      <w:pPr>
        <w:widowControl w:val="0"/>
        <w:numPr>
          <w:ilvl w:val="0"/>
          <w:numId w:val="6"/>
        </w:numPr>
        <w:spacing w:line="436" w:lineRule="auto"/>
        <w:ind w:hanging="360"/>
        <w:contextualSpacing/>
      </w:pPr>
      <w:r>
        <w:t>Method 2: through the NeXTA’s interface: the result is shown in Fig.7.</w:t>
      </w:r>
    </w:p>
    <w:tbl>
      <w:tblPr>
        <w:tblStyle w:val="aa"/>
        <w:tblW w:w="1280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55"/>
        <w:gridCol w:w="3248"/>
      </w:tblGrid>
      <w:tr w:rsidR="00EC23B9" w14:paraId="20F2C3D5" w14:textId="77777777" w:rsidTr="00EC23B9">
        <w:trPr>
          <w:trHeight w:val="3597"/>
        </w:trPr>
        <w:tc>
          <w:tcPr>
            <w:tcW w:w="9555" w:type="dxa"/>
            <w:tcMar>
              <w:top w:w="100" w:type="dxa"/>
              <w:left w:w="100" w:type="dxa"/>
              <w:bottom w:w="100" w:type="dxa"/>
              <w:right w:w="100" w:type="dxa"/>
            </w:tcMar>
          </w:tcPr>
          <w:p w14:paraId="654FEB04" w14:textId="0D970B97" w:rsidR="00D4054B" w:rsidRDefault="00D4054B">
            <w:pPr>
              <w:widowControl w:val="0"/>
              <w:spacing w:line="240" w:lineRule="auto"/>
              <w:contextualSpacing w:val="0"/>
            </w:pPr>
          </w:p>
          <w:p w14:paraId="3A081773" w14:textId="77777777" w:rsidR="00362B2F" w:rsidRDefault="00362B2F">
            <w:pPr>
              <w:widowControl w:val="0"/>
              <w:spacing w:before="60"/>
              <w:contextualSpacing w:val="0"/>
              <w:jc w:val="center"/>
              <w:rPr>
                <w:sz w:val="18"/>
                <w:szCs w:val="18"/>
              </w:rPr>
            </w:pPr>
          </w:p>
          <w:p w14:paraId="63786A27" w14:textId="77777777" w:rsidR="00D4054B" w:rsidRDefault="0094472D" w:rsidP="00362B2F">
            <w:pPr>
              <w:widowControl w:val="0"/>
              <w:spacing w:before="60"/>
              <w:contextualSpacing w:val="0"/>
              <w:rPr>
                <w:sz w:val="18"/>
                <w:szCs w:val="18"/>
              </w:rPr>
            </w:pPr>
            <w:r>
              <w:rPr>
                <w:sz w:val="18"/>
                <w:szCs w:val="18"/>
              </w:rPr>
              <w:t>Fig.7.OD demand matrix</w:t>
            </w:r>
          </w:p>
          <w:p w14:paraId="45F7D92F" w14:textId="78D873AB" w:rsidR="00362B2F" w:rsidRDefault="00362B2F" w:rsidP="00362B2F">
            <w:pPr>
              <w:widowControl w:val="0"/>
              <w:spacing w:before="60"/>
              <w:contextualSpacing w:val="0"/>
            </w:pPr>
            <w:r>
              <w:rPr>
                <w:noProof/>
                <w:color w:val="800000"/>
                <w:sz w:val="24"/>
                <w:szCs w:val="24"/>
              </w:rPr>
              <w:drawing>
                <wp:inline distT="0" distB="0" distL="0" distR="0" wp14:anchorId="22DA562B" wp14:editId="294E7274">
                  <wp:extent cx="5987135" cy="1402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D table new.PNG"/>
                          <pic:cNvPicPr/>
                        </pic:nvPicPr>
                        <pic:blipFill>
                          <a:blip r:embed="rId35">
                            <a:extLst>
                              <a:ext uri="{28A0092B-C50C-407E-A947-70E740481C1C}">
                                <a14:useLocalDpi xmlns:a14="http://schemas.microsoft.com/office/drawing/2010/main" val="0"/>
                              </a:ext>
                            </a:extLst>
                          </a:blip>
                          <a:stretch>
                            <a:fillRect/>
                          </a:stretch>
                        </pic:blipFill>
                        <pic:spPr>
                          <a:xfrm>
                            <a:off x="0" y="0"/>
                            <a:ext cx="6025776" cy="1411129"/>
                          </a:xfrm>
                          <a:prstGeom prst="rect">
                            <a:avLst/>
                          </a:prstGeom>
                        </pic:spPr>
                      </pic:pic>
                    </a:graphicData>
                  </a:graphic>
                </wp:inline>
              </w:drawing>
            </w:r>
          </w:p>
        </w:tc>
        <w:tc>
          <w:tcPr>
            <w:tcW w:w="3248" w:type="dxa"/>
            <w:tcMar>
              <w:top w:w="100" w:type="dxa"/>
              <w:left w:w="100" w:type="dxa"/>
              <w:bottom w:w="100" w:type="dxa"/>
              <w:right w:w="100" w:type="dxa"/>
            </w:tcMar>
          </w:tcPr>
          <w:p w14:paraId="030E1969" w14:textId="201DF499" w:rsidR="004003EF" w:rsidRP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5053CD05" w14:textId="77777777" w:rsidR="00D4054B" w:rsidRDefault="0094472D">
            <w:pPr>
              <w:widowControl w:val="0"/>
              <w:spacing w:before="60" w:line="360" w:lineRule="auto"/>
              <w:contextualSpacing w:val="0"/>
            </w:pPr>
            <w:r>
              <w:rPr>
                <w:b/>
                <w:sz w:val="20"/>
                <w:szCs w:val="20"/>
              </w:rPr>
              <w:t>Step 1</w:t>
            </w:r>
            <w:r>
              <w:rPr>
                <w:sz w:val="20"/>
                <w:szCs w:val="20"/>
              </w:rPr>
              <w:t xml:space="preserve">: Click on </w:t>
            </w:r>
            <w:r>
              <w:rPr>
                <w:b/>
                <w:sz w:val="20"/>
                <w:szCs w:val="20"/>
              </w:rPr>
              <w:t>“Project”</w:t>
            </w:r>
            <w:r>
              <w:rPr>
                <w:sz w:val="20"/>
                <w:szCs w:val="20"/>
              </w:rPr>
              <w:t xml:space="preserve"> in the menu bar</w:t>
            </w:r>
          </w:p>
          <w:p w14:paraId="39ED16B4" w14:textId="2266B86C" w:rsidR="00D4054B" w:rsidRDefault="004003EF">
            <w:pPr>
              <w:widowControl w:val="0"/>
              <w:spacing w:before="60" w:line="360" w:lineRule="auto"/>
              <w:contextualSpacing w:val="0"/>
            </w:pPr>
            <w:r>
              <w:rPr>
                <w:b/>
                <w:sz w:val="20"/>
                <w:szCs w:val="20"/>
              </w:rPr>
              <w:t>Step</w:t>
            </w:r>
            <w:r w:rsidR="0094472D">
              <w:rPr>
                <w:b/>
                <w:sz w:val="20"/>
                <w:szCs w:val="20"/>
              </w:rPr>
              <w:t xml:space="preserve"> 2</w:t>
            </w:r>
            <w:r w:rsidR="0094472D">
              <w:rPr>
                <w:sz w:val="20"/>
                <w:szCs w:val="20"/>
              </w:rPr>
              <w:t xml:space="preserve">:  </w:t>
            </w:r>
            <w:r w:rsidR="0094472D">
              <w:rPr>
                <w:b/>
                <w:sz w:val="20"/>
                <w:szCs w:val="20"/>
              </w:rPr>
              <w:t>“2 Demand Meta Database”</w:t>
            </w:r>
          </w:p>
          <w:p w14:paraId="578CC1B8" w14:textId="77777777" w:rsidR="00D4054B" w:rsidRPr="009175FA" w:rsidRDefault="0094472D">
            <w:pPr>
              <w:widowControl w:val="0"/>
              <w:spacing w:before="60" w:line="360" w:lineRule="auto"/>
              <w:contextualSpacing w:val="0"/>
              <w:rPr>
                <w:highlight w:val="yellow"/>
              </w:rPr>
            </w:pPr>
            <w:r w:rsidRPr="009175FA">
              <w:rPr>
                <w:b/>
                <w:sz w:val="20"/>
                <w:szCs w:val="20"/>
                <w:highlight w:val="yellow"/>
              </w:rPr>
              <w:t>Step 3</w:t>
            </w:r>
            <w:r w:rsidRPr="009175FA">
              <w:rPr>
                <w:sz w:val="20"/>
                <w:szCs w:val="20"/>
                <w:highlight w:val="yellow"/>
              </w:rPr>
              <w:t xml:space="preserve">: Click any row of </w:t>
            </w:r>
            <w:r w:rsidRPr="009175FA">
              <w:rPr>
                <w:b/>
                <w:sz w:val="20"/>
                <w:szCs w:val="20"/>
                <w:highlight w:val="yellow"/>
              </w:rPr>
              <w:t>“1. Demand File List”</w:t>
            </w:r>
            <w:r w:rsidRPr="009175FA">
              <w:rPr>
                <w:sz w:val="20"/>
                <w:szCs w:val="20"/>
                <w:highlight w:val="yellow"/>
              </w:rPr>
              <w:t>.</w:t>
            </w:r>
          </w:p>
          <w:p w14:paraId="5B5F12FA" w14:textId="77777777" w:rsidR="00D4054B" w:rsidRDefault="0094472D">
            <w:pPr>
              <w:widowControl w:val="0"/>
              <w:spacing w:before="60" w:line="360" w:lineRule="auto"/>
              <w:contextualSpacing w:val="0"/>
              <w:rPr>
                <w:sz w:val="20"/>
                <w:szCs w:val="20"/>
              </w:rPr>
            </w:pPr>
            <w:r w:rsidRPr="009175FA">
              <w:rPr>
                <w:b/>
                <w:sz w:val="20"/>
                <w:szCs w:val="20"/>
                <w:highlight w:val="yellow"/>
              </w:rPr>
              <w:t>Step 4</w:t>
            </w:r>
            <w:r w:rsidRPr="009175FA">
              <w:rPr>
                <w:sz w:val="20"/>
                <w:szCs w:val="20"/>
                <w:highlight w:val="yellow"/>
              </w:rPr>
              <w:t xml:space="preserve">: The corresponding OD demand will be shown in the “3.OD Demand </w:t>
            </w:r>
            <w:commentRangeStart w:id="6"/>
            <w:r w:rsidRPr="009175FA">
              <w:rPr>
                <w:sz w:val="20"/>
                <w:szCs w:val="20"/>
                <w:highlight w:val="yellow"/>
              </w:rPr>
              <w:t>Matrix</w:t>
            </w:r>
            <w:commentRangeEnd w:id="6"/>
            <w:r w:rsidR="009175FA">
              <w:rPr>
                <w:rStyle w:val="CommentReference"/>
              </w:rPr>
              <w:commentReference w:id="6"/>
            </w:r>
            <w:r w:rsidRPr="009175FA">
              <w:rPr>
                <w:sz w:val="20"/>
                <w:szCs w:val="20"/>
                <w:highlight w:val="yellow"/>
              </w:rPr>
              <w:t>”.</w:t>
            </w:r>
            <w:r>
              <w:rPr>
                <w:sz w:val="20"/>
                <w:szCs w:val="20"/>
              </w:rPr>
              <w:t xml:space="preserve"> </w:t>
            </w:r>
          </w:p>
          <w:p w14:paraId="4DF090E0" w14:textId="77777777" w:rsidR="009175FA" w:rsidRDefault="009175FA">
            <w:pPr>
              <w:widowControl w:val="0"/>
              <w:spacing w:before="60" w:line="360" w:lineRule="auto"/>
              <w:contextualSpacing w:val="0"/>
            </w:pPr>
          </w:p>
        </w:tc>
      </w:tr>
    </w:tbl>
    <w:p w14:paraId="7C0CD946" w14:textId="0E0D9489" w:rsidR="00EC23B9" w:rsidRDefault="00EC23B9" w:rsidP="004003EF">
      <w:pPr>
        <w:pStyle w:val="Heading2"/>
        <w:widowControl w:val="0"/>
        <w:spacing w:line="436" w:lineRule="auto"/>
        <w:rPr>
          <w:rFonts w:ascii="Arial" w:eastAsia="Arial" w:hAnsi="Arial" w:cs="Arial"/>
          <w:color w:val="800000"/>
          <w:sz w:val="24"/>
          <w:szCs w:val="24"/>
        </w:rPr>
      </w:pPr>
      <w:bookmarkStart w:id="7" w:name="h.3dy6vkm" w:colFirst="0" w:colLast="0"/>
      <w:bookmarkEnd w:id="7"/>
    </w:p>
    <w:p w14:paraId="1C4F8FC8" w14:textId="77777777" w:rsidR="00D4054B" w:rsidRPr="00EC23B9" w:rsidRDefault="0094472D">
      <w:pPr>
        <w:pStyle w:val="Heading2"/>
        <w:widowControl w:val="0"/>
        <w:spacing w:line="436" w:lineRule="auto"/>
        <w:ind w:firstLine="720"/>
        <w:rPr>
          <w:color w:val="800000"/>
        </w:rPr>
      </w:pPr>
      <w:r w:rsidRPr="00EC23B9">
        <w:rPr>
          <w:rFonts w:ascii="Arial" w:eastAsia="Arial" w:hAnsi="Arial" w:cs="Arial"/>
          <w:color w:val="800000"/>
          <w:sz w:val="24"/>
          <w:szCs w:val="24"/>
        </w:rPr>
        <w:t>(3) Traffic States as a result of demand-supply interactions</w:t>
      </w:r>
    </w:p>
    <w:p w14:paraId="334BB77C" w14:textId="77777777" w:rsidR="00D4054B" w:rsidRDefault="0094472D" w:rsidP="00EC23B9">
      <w:pPr>
        <w:widowControl w:val="0"/>
        <w:spacing w:before="120" w:after="120" w:line="436" w:lineRule="auto"/>
      </w:pPr>
      <w:r>
        <w:t>NeXTA provides a number of visualization interfaces for checking the traffic states such as density and volume.</w:t>
      </w:r>
    </w:p>
    <w:p w14:paraId="7ACAE2FD" w14:textId="77777777" w:rsidR="00D4054B" w:rsidRDefault="0094472D">
      <w:pPr>
        <w:pStyle w:val="Heading3"/>
        <w:widowControl w:val="0"/>
        <w:spacing w:before="200" w:line="436" w:lineRule="auto"/>
        <w:ind w:firstLine="720"/>
      </w:pPr>
      <w:bookmarkStart w:id="8" w:name="h.1t3h5sf" w:colFirst="0" w:colLast="0"/>
      <w:bookmarkEnd w:id="8"/>
      <w:r>
        <w:rPr>
          <w:rFonts w:ascii="Arial" w:eastAsia="Arial" w:hAnsi="Arial" w:cs="Arial"/>
          <w:color w:val="4F81BD"/>
          <w:sz w:val="22"/>
          <w:szCs w:val="22"/>
        </w:rPr>
        <w:lastRenderedPageBreak/>
        <w:t>(I) Network Level Text Display</w:t>
      </w:r>
    </w:p>
    <w:p w14:paraId="54730709" w14:textId="77777777" w:rsidR="00D4054B" w:rsidRDefault="0094472D">
      <w:pPr>
        <w:widowControl w:val="0"/>
        <w:spacing w:before="120" w:after="120" w:line="436" w:lineRule="auto"/>
        <w:ind w:firstLine="720"/>
      </w:pPr>
      <w:r>
        <w:t>Please follow the steps in Fig. 8 to view traffic states for all links in the network. For example, check the “Total Volume over Capacity Ratio”.</w:t>
      </w:r>
    </w:p>
    <w:p w14:paraId="5BE1B950" w14:textId="77777777" w:rsidR="00D4054B" w:rsidRDefault="00D4054B">
      <w:pPr>
        <w:widowControl w:val="0"/>
        <w:spacing w:before="60" w:line="436" w:lineRule="auto"/>
        <w:ind w:firstLine="720"/>
      </w:pPr>
    </w:p>
    <w:tbl>
      <w:tblPr>
        <w:tblStyle w:val="ab"/>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gridCol w:w="3240"/>
      </w:tblGrid>
      <w:tr w:rsidR="00D4054B" w14:paraId="5CF4ACFB" w14:textId="77777777" w:rsidTr="00D4054B">
        <w:tc>
          <w:tcPr>
            <w:tcW w:w="9720" w:type="dxa"/>
            <w:tcMar>
              <w:top w:w="100" w:type="dxa"/>
              <w:left w:w="100" w:type="dxa"/>
              <w:bottom w:w="100" w:type="dxa"/>
              <w:right w:w="100" w:type="dxa"/>
            </w:tcMar>
          </w:tcPr>
          <w:p w14:paraId="7D8F121E" w14:textId="49FC0647" w:rsidR="00D4054B" w:rsidRDefault="00D4054B">
            <w:pPr>
              <w:widowControl w:val="0"/>
              <w:spacing w:line="240" w:lineRule="auto"/>
              <w:contextualSpacing w:val="0"/>
            </w:pPr>
          </w:p>
          <w:p w14:paraId="6489B273" w14:textId="77777777" w:rsidR="00D4054B" w:rsidRDefault="0094472D">
            <w:pPr>
              <w:widowControl w:val="0"/>
              <w:spacing w:line="240" w:lineRule="auto"/>
              <w:contextualSpacing w:val="0"/>
              <w:jc w:val="center"/>
              <w:rPr>
                <w:sz w:val="18"/>
                <w:szCs w:val="18"/>
              </w:rPr>
            </w:pPr>
            <w:r>
              <w:rPr>
                <w:sz w:val="18"/>
                <w:szCs w:val="18"/>
              </w:rPr>
              <w:t>Fig.8. Procedure of analyzing the bottleneck</w:t>
            </w:r>
          </w:p>
          <w:p w14:paraId="74B703DA" w14:textId="11509A78" w:rsidR="00362B2F" w:rsidRDefault="00362B2F">
            <w:pPr>
              <w:widowControl w:val="0"/>
              <w:spacing w:line="240" w:lineRule="auto"/>
              <w:contextualSpacing w:val="0"/>
              <w:jc w:val="center"/>
            </w:pPr>
            <w:r>
              <w:rPr>
                <w:noProof/>
              </w:rPr>
              <w:drawing>
                <wp:inline distT="0" distB="0" distL="0" distR="0" wp14:anchorId="5C42B91F" wp14:editId="06C4B7B3">
                  <wp:extent cx="5475384" cy="311969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ww tableeeeeee.PNG"/>
                          <pic:cNvPicPr/>
                        </pic:nvPicPr>
                        <pic:blipFill>
                          <a:blip r:embed="rId38">
                            <a:extLst>
                              <a:ext uri="{28A0092B-C50C-407E-A947-70E740481C1C}">
                                <a14:useLocalDpi xmlns:a14="http://schemas.microsoft.com/office/drawing/2010/main" val="0"/>
                              </a:ext>
                            </a:extLst>
                          </a:blip>
                          <a:stretch>
                            <a:fillRect/>
                          </a:stretch>
                        </pic:blipFill>
                        <pic:spPr>
                          <a:xfrm>
                            <a:off x="0" y="0"/>
                            <a:ext cx="5484289" cy="3124769"/>
                          </a:xfrm>
                          <a:prstGeom prst="rect">
                            <a:avLst/>
                          </a:prstGeom>
                        </pic:spPr>
                      </pic:pic>
                    </a:graphicData>
                  </a:graphic>
                </wp:inline>
              </w:drawing>
            </w:r>
          </w:p>
        </w:tc>
        <w:tc>
          <w:tcPr>
            <w:tcW w:w="3240" w:type="dxa"/>
            <w:tcMar>
              <w:top w:w="100" w:type="dxa"/>
              <w:left w:w="100" w:type="dxa"/>
              <w:bottom w:w="100" w:type="dxa"/>
              <w:right w:w="100" w:type="dxa"/>
            </w:tcMar>
          </w:tcPr>
          <w:p w14:paraId="406ACFE3" w14:textId="640BCC19" w:rsidR="00D4054B" w:rsidRP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5CB614AD" w14:textId="77777777" w:rsidR="00D4054B" w:rsidRDefault="0094472D">
            <w:pPr>
              <w:widowControl w:val="0"/>
              <w:spacing w:before="60" w:line="360" w:lineRule="auto"/>
              <w:contextualSpacing w:val="0"/>
            </w:pPr>
            <w:r>
              <w:rPr>
                <w:b/>
                <w:sz w:val="20"/>
                <w:szCs w:val="20"/>
              </w:rPr>
              <w:t>Step 1</w:t>
            </w:r>
            <w:r>
              <w:rPr>
                <w:sz w:val="20"/>
                <w:szCs w:val="20"/>
              </w:rPr>
              <w:t>: Click on the “Config” button at the top of the GIS layers panel</w:t>
            </w:r>
          </w:p>
          <w:p w14:paraId="50440930" w14:textId="77777777" w:rsidR="00D4054B" w:rsidRDefault="0094472D">
            <w:pPr>
              <w:widowControl w:val="0"/>
              <w:spacing w:before="60" w:line="360" w:lineRule="auto"/>
              <w:contextualSpacing w:val="0"/>
            </w:pPr>
            <w:r>
              <w:rPr>
                <w:b/>
                <w:sz w:val="20"/>
                <w:szCs w:val="20"/>
              </w:rPr>
              <w:t>Step 2</w:t>
            </w:r>
            <w:r>
              <w:rPr>
                <w:sz w:val="20"/>
                <w:szCs w:val="20"/>
              </w:rPr>
              <w:t>:“</w:t>
            </w:r>
            <w:r w:rsidRPr="009175FA">
              <w:rPr>
                <w:sz w:val="20"/>
                <w:szCs w:val="20"/>
                <w:highlight w:val="yellow"/>
              </w:rPr>
              <w:t xml:space="preserve">Total Volume over Capacity </w:t>
            </w:r>
            <w:commentRangeStart w:id="9"/>
            <w:r w:rsidRPr="009175FA">
              <w:rPr>
                <w:sz w:val="20"/>
                <w:szCs w:val="20"/>
                <w:highlight w:val="yellow"/>
              </w:rPr>
              <w:t>Ratio</w:t>
            </w:r>
            <w:commentRangeEnd w:id="9"/>
            <w:r w:rsidR="009175FA">
              <w:rPr>
                <w:rStyle w:val="CommentReference"/>
              </w:rPr>
              <w:commentReference w:id="9"/>
            </w:r>
            <w:r>
              <w:rPr>
                <w:sz w:val="20"/>
                <w:szCs w:val="20"/>
              </w:rPr>
              <w:t>” in “link text label”</w:t>
            </w:r>
          </w:p>
          <w:p w14:paraId="5D215632" w14:textId="77777777" w:rsidR="00D4054B" w:rsidRDefault="0094472D">
            <w:pPr>
              <w:widowControl w:val="0"/>
              <w:spacing w:before="60" w:line="360" w:lineRule="auto"/>
              <w:contextualSpacing w:val="0"/>
            </w:pPr>
            <w:r>
              <w:rPr>
                <w:b/>
                <w:sz w:val="20"/>
                <w:szCs w:val="20"/>
              </w:rPr>
              <w:t>Step 3</w:t>
            </w:r>
            <w:r>
              <w:rPr>
                <w:sz w:val="20"/>
                <w:szCs w:val="20"/>
              </w:rPr>
              <w:t>: Slide the “time bar” to the simulation time at 7am to 9am</w:t>
            </w:r>
          </w:p>
          <w:p w14:paraId="62F49B3F" w14:textId="77777777" w:rsidR="00D4054B" w:rsidRDefault="0094472D">
            <w:pPr>
              <w:widowControl w:val="0"/>
              <w:spacing w:before="60" w:line="360" w:lineRule="auto"/>
              <w:contextualSpacing w:val="0"/>
            </w:pPr>
            <w:r>
              <w:rPr>
                <w:b/>
                <w:sz w:val="20"/>
                <w:szCs w:val="20"/>
              </w:rPr>
              <w:t>Step 4</w:t>
            </w:r>
            <w:r>
              <w:rPr>
                <w:sz w:val="20"/>
                <w:szCs w:val="20"/>
              </w:rPr>
              <w:t>: View the volume over capacity of any links in the network.</w:t>
            </w:r>
          </w:p>
        </w:tc>
      </w:tr>
    </w:tbl>
    <w:p w14:paraId="319D0502" w14:textId="43C814E9" w:rsidR="00D4054B" w:rsidRDefault="00D4054B" w:rsidP="00FA764E">
      <w:pPr>
        <w:widowControl w:val="0"/>
        <w:spacing w:before="60" w:line="436" w:lineRule="auto"/>
        <w:ind w:left="720"/>
        <w:jc w:val="center"/>
      </w:pPr>
    </w:p>
    <w:p w14:paraId="39BCB0D8" w14:textId="77777777" w:rsidR="00FA764E" w:rsidRDefault="00FA764E">
      <w:pPr>
        <w:pStyle w:val="Heading3"/>
        <w:widowControl w:val="0"/>
        <w:spacing w:before="200" w:line="436" w:lineRule="auto"/>
        <w:rPr>
          <w:rFonts w:ascii="Arial" w:eastAsia="Arial" w:hAnsi="Arial" w:cs="Arial"/>
          <w:color w:val="4F81BD"/>
          <w:sz w:val="22"/>
          <w:szCs w:val="22"/>
        </w:rPr>
      </w:pPr>
      <w:bookmarkStart w:id="10" w:name="h.4d34og8" w:colFirst="0" w:colLast="0"/>
      <w:bookmarkEnd w:id="10"/>
    </w:p>
    <w:p w14:paraId="16D91C8C" w14:textId="77777777" w:rsidR="00FA764E" w:rsidRDefault="00FA764E">
      <w:pPr>
        <w:pStyle w:val="Heading3"/>
        <w:widowControl w:val="0"/>
        <w:spacing w:before="200" w:line="436" w:lineRule="auto"/>
        <w:rPr>
          <w:rFonts w:ascii="Arial" w:eastAsia="Arial" w:hAnsi="Arial" w:cs="Arial"/>
          <w:color w:val="4F81BD"/>
          <w:sz w:val="22"/>
          <w:szCs w:val="22"/>
        </w:rPr>
      </w:pPr>
    </w:p>
    <w:p w14:paraId="2228E4AD" w14:textId="77777777" w:rsidR="00FA764E" w:rsidRDefault="00FA764E">
      <w:pPr>
        <w:pStyle w:val="Heading3"/>
        <w:widowControl w:val="0"/>
        <w:spacing w:before="200" w:line="436" w:lineRule="auto"/>
        <w:rPr>
          <w:rFonts w:ascii="Arial" w:eastAsia="Arial" w:hAnsi="Arial" w:cs="Arial"/>
          <w:color w:val="4F81BD"/>
          <w:sz w:val="22"/>
          <w:szCs w:val="22"/>
        </w:rPr>
      </w:pPr>
    </w:p>
    <w:p w14:paraId="6FD5DFD0" w14:textId="2589B359" w:rsidR="00D4054B" w:rsidRDefault="0094472D">
      <w:pPr>
        <w:pStyle w:val="Heading3"/>
        <w:widowControl w:val="0"/>
        <w:spacing w:before="200" w:line="436" w:lineRule="auto"/>
      </w:pPr>
      <w:r>
        <w:rPr>
          <w:rFonts w:ascii="Arial" w:eastAsia="Arial" w:hAnsi="Arial" w:cs="Arial"/>
          <w:color w:val="4F81BD"/>
          <w:sz w:val="22"/>
          <w:szCs w:val="22"/>
        </w:rPr>
        <w:t>(II</w:t>
      </w:r>
      <w:r w:rsidR="00EC23B9">
        <w:rPr>
          <w:rFonts w:ascii="Arial" w:eastAsia="Arial" w:hAnsi="Arial" w:cs="Arial"/>
          <w:color w:val="4F81BD"/>
          <w:sz w:val="22"/>
          <w:szCs w:val="22"/>
        </w:rPr>
        <w:t>) Path</w:t>
      </w:r>
      <w:r>
        <w:rPr>
          <w:rFonts w:ascii="Arial" w:eastAsia="Arial" w:hAnsi="Arial" w:cs="Arial"/>
          <w:color w:val="4F81BD"/>
          <w:sz w:val="22"/>
          <w:szCs w:val="22"/>
        </w:rPr>
        <w:t xml:space="preserve"> Level Dynamic Contour Plot</w:t>
      </w:r>
    </w:p>
    <w:p w14:paraId="7AF81057" w14:textId="77777777" w:rsidR="00D4054B" w:rsidRDefault="0094472D">
      <w:pPr>
        <w:widowControl w:val="0"/>
        <w:spacing w:before="60" w:line="436" w:lineRule="auto"/>
        <w:ind w:firstLine="720"/>
      </w:pPr>
      <w:r>
        <w:t>Please follow the steps in Fig. 6 to define a path using NeXTA, and then plot “Density Contour”, “Speed Contour”, “V/C Contour”, shown in Fig.9.</w:t>
      </w:r>
    </w:p>
    <w:p w14:paraId="1997DB75" w14:textId="2F91EB43" w:rsidR="00D4054B" w:rsidRDefault="0094472D" w:rsidP="00FA764E">
      <w:pPr>
        <w:widowControl w:val="0"/>
        <w:spacing w:before="60" w:line="436" w:lineRule="auto"/>
        <w:jc w:val="center"/>
      </w:pPr>
      <w:r>
        <w:rPr>
          <w:noProof/>
        </w:rPr>
        <w:drawing>
          <wp:inline distT="114300" distB="114300" distL="114300" distR="114300" wp14:anchorId="7E65984D" wp14:editId="1A90D0F0">
            <wp:extent cx="4305300" cy="2181701"/>
            <wp:effectExtent l="0" t="0" r="0" b="0"/>
            <wp:docPr id="35"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39"/>
                    <a:srcRect/>
                    <a:stretch>
                      <a:fillRect/>
                    </a:stretch>
                  </pic:blipFill>
                  <pic:spPr>
                    <a:xfrm>
                      <a:off x="0" y="0"/>
                      <a:ext cx="4305300" cy="2181701"/>
                    </a:xfrm>
                    <a:prstGeom prst="rect">
                      <a:avLst/>
                    </a:prstGeom>
                    <a:ln/>
                  </pic:spPr>
                </pic:pic>
              </a:graphicData>
            </a:graphic>
          </wp:inline>
        </w:drawing>
      </w:r>
    </w:p>
    <w:p w14:paraId="71CAE919" w14:textId="77777777" w:rsidR="00D4054B" w:rsidRDefault="0094472D">
      <w:pPr>
        <w:widowControl w:val="0"/>
        <w:spacing w:before="60"/>
        <w:jc w:val="center"/>
      </w:pPr>
      <w:r>
        <w:rPr>
          <w:sz w:val="18"/>
          <w:szCs w:val="18"/>
        </w:rPr>
        <w:t>Fig.9. Path list dialog</w:t>
      </w:r>
    </w:p>
    <w:p w14:paraId="105D5CDF" w14:textId="77777777" w:rsidR="00D4054B" w:rsidRDefault="0094472D">
      <w:pPr>
        <w:pStyle w:val="Heading3"/>
        <w:widowControl w:val="0"/>
        <w:spacing w:before="200" w:line="436" w:lineRule="auto"/>
      </w:pPr>
      <w:bookmarkStart w:id="11" w:name="h.2s8eyo1" w:colFirst="0" w:colLast="0"/>
      <w:bookmarkEnd w:id="11"/>
      <w:r>
        <w:rPr>
          <w:rFonts w:ascii="Arial" w:eastAsia="Arial" w:hAnsi="Arial" w:cs="Arial"/>
          <w:color w:val="4F81BD"/>
          <w:sz w:val="22"/>
          <w:szCs w:val="22"/>
        </w:rPr>
        <w:t>(III) Link Level MOE Display</w:t>
      </w:r>
    </w:p>
    <w:p w14:paraId="3C6E3C04" w14:textId="3A625147" w:rsidR="00D4054B" w:rsidRDefault="0094472D" w:rsidP="004003EF">
      <w:pPr>
        <w:widowControl w:val="0"/>
        <w:spacing w:before="60" w:line="436" w:lineRule="auto"/>
      </w:pPr>
      <w:r>
        <w:t xml:space="preserve">Select the “Link </w:t>
      </w:r>
      <w:r w:rsidR="00FA764E">
        <w:t>performance</w:t>
      </w:r>
      <w:r>
        <w:t>” layer of the GIS layer panel and then click one link to see the</w:t>
      </w:r>
      <w:ins w:id="12" w:author="Anonymous" w:date="2015-05-13T04:22:00Z">
        <w:r>
          <w:t>.</w:t>
        </w:r>
      </w:ins>
      <w:r w:rsidR="004003EF">
        <w:t xml:space="preserve"> </w:t>
      </w:r>
      <w:r>
        <w:t>link MOE dialog shown in Fig.10.</w:t>
      </w:r>
    </w:p>
    <w:p w14:paraId="289957DD" w14:textId="53DDCFBD" w:rsidR="00FA764E" w:rsidRDefault="00FA764E" w:rsidP="00FA764E">
      <w:pPr>
        <w:widowControl w:val="0"/>
        <w:spacing w:before="60" w:line="436" w:lineRule="auto"/>
        <w:jc w:val="center"/>
      </w:pPr>
      <w:r>
        <w:rPr>
          <w:rStyle w:val="CommentReference"/>
        </w:rPr>
        <w:commentReference w:id="13"/>
      </w:r>
    </w:p>
    <w:p w14:paraId="7F775F45" w14:textId="42BC085D" w:rsidR="00362B2F" w:rsidRDefault="00362B2F">
      <w:pPr>
        <w:widowControl w:val="0"/>
        <w:spacing w:before="60" w:line="360" w:lineRule="auto"/>
        <w:jc w:val="center"/>
        <w:rPr>
          <w:sz w:val="18"/>
          <w:szCs w:val="18"/>
        </w:rPr>
      </w:pPr>
      <w:r>
        <w:rPr>
          <w:noProof/>
        </w:rPr>
        <w:lastRenderedPageBreak/>
        <w:drawing>
          <wp:inline distT="0" distB="0" distL="0" distR="0" wp14:anchorId="4299A9FC" wp14:editId="1C1AFCFE">
            <wp:extent cx="6217920" cy="24641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E.PNG"/>
                    <pic:cNvPicPr/>
                  </pic:nvPicPr>
                  <pic:blipFill>
                    <a:blip r:embed="rId40">
                      <a:extLst>
                        <a:ext uri="{28A0092B-C50C-407E-A947-70E740481C1C}">
                          <a14:useLocalDpi xmlns:a14="http://schemas.microsoft.com/office/drawing/2010/main" val="0"/>
                        </a:ext>
                      </a:extLst>
                    </a:blip>
                    <a:stretch>
                      <a:fillRect/>
                    </a:stretch>
                  </pic:blipFill>
                  <pic:spPr>
                    <a:xfrm>
                      <a:off x="0" y="0"/>
                      <a:ext cx="6237643" cy="2471928"/>
                    </a:xfrm>
                    <a:prstGeom prst="rect">
                      <a:avLst/>
                    </a:prstGeom>
                  </pic:spPr>
                </pic:pic>
              </a:graphicData>
            </a:graphic>
          </wp:inline>
        </w:drawing>
      </w:r>
    </w:p>
    <w:p w14:paraId="055943C5" w14:textId="77777777" w:rsidR="00D4054B" w:rsidRDefault="0094472D">
      <w:pPr>
        <w:widowControl w:val="0"/>
        <w:spacing w:before="60" w:line="360" w:lineRule="auto"/>
        <w:jc w:val="center"/>
      </w:pPr>
      <w:r>
        <w:rPr>
          <w:sz w:val="18"/>
          <w:szCs w:val="18"/>
        </w:rPr>
        <w:t>Fig.10. Interface of the MOE of link 8-&gt;9</w:t>
      </w:r>
    </w:p>
    <w:p w14:paraId="13C70633" w14:textId="04C6A613" w:rsidR="004003EF" w:rsidRDefault="004003EF" w:rsidP="00D3047F">
      <w:pPr>
        <w:widowControl w:val="0"/>
        <w:spacing w:before="60" w:line="436" w:lineRule="auto"/>
        <w:jc w:val="center"/>
      </w:pPr>
    </w:p>
    <w:p w14:paraId="06F06F3C" w14:textId="77777777" w:rsidR="00FA764E" w:rsidRDefault="00FA764E" w:rsidP="004003EF">
      <w:pPr>
        <w:widowControl w:val="0"/>
        <w:spacing w:before="60" w:line="436" w:lineRule="auto"/>
      </w:pPr>
    </w:p>
    <w:p w14:paraId="5353D415" w14:textId="66F368E1" w:rsidR="00D4054B" w:rsidRDefault="0094472D" w:rsidP="004003EF">
      <w:pPr>
        <w:widowControl w:val="0"/>
        <w:spacing w:before="60" w:line="436" w:lineRule="auto"/>
      </w:pPr>
      <w:r>
        <w:t>Please click the “MOE (upper plot)” in the menu bar, and examine different traffic state variables shown in Fig.11.</w:t>
      </w:r>
      <w:r w:rsidR="004003EF">
        <w:t xml:space="preserve"> </w:t>
      </w:r>
      <w:r>
        <w:t xml:space="preserve">One can use the key combination “control +click” to select multiple links into the link MOE display.   </w:t>
      </w:r>
    </w:p>
    <w:p w14:paraId="51FC0F02" w14:textId="18FBB063" w:rsidR="00D4054B" w:rsidRDefault="00D3047F">
      <w:pPr>
        <w:widowControl w:val="0"/>
        <w:spacing w:before="60" w:line="436" w:lineRule="auto"/>
        <w:jc w:val="center"/>
      </w:pPr>
      <w:r>
        <w:rPr>
          <w:noProof/>
        </w:rPr>
        <w:lastRenderedPageBreak/>
        <w:drawing>
          <wp:inline distT="0" distB="0" distL="0" distR="0" wp14:anchorId="0AAA7C97" wp14:editId="4F2D61D8">
            <wp:extent cx="5003075" cy="3250275"/>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E options.png"/>
                    <pic:cNvPicPr/>
                  </pic:nvPicPr>
                  <pic:blipFill>
                    <a:blip r:embed="rId41">
                      <a:extLst>
                        <a:ext uri="{28A0092B-C50C-407E-A947-70E740481C1C}">
                          <a14:useLocalDpi xmlns:a14="http://schemas.microsoft.com/office/drawing/2010/main" val="0"/>
                        </a:ext>
                      </a:extLst>
                    </a:blip>
                    <a:stretch>
                      <a:fillRect/>
                    </a:stretch>
                  </pic:blipFill>
                  <pic:spPr>
                    <a:xfrm>
                      <a:off x="0" y="0"/>
                      <a:ext cx="5023735" cy="3263697"/>
                    </a:xfrm>
                    <a:prstGeom prst="rect">
                      <a:avLst/>
                    </a:prstGeom>
                  </pic:spPr>
                </pic:pic>
              </a:graphicData>
            </a:graphic>
          </wp:inline>
        </w:drawing>
      </w:r>
    </w:p>
    <w:p w14:paraId="4DD89059" w14:textId="77777777" w:rsidR="00D4054B" w:rsidRDefault="0094472D">
      <w:pPr>
        <w:widowControl w:val="0"/>
        <w:spacing w:before="60" w:line="436" w:lineRule="auto"/>
        <w:jc w:val="center"/>
      </w:pPr>
      <w:r>
        <w:rPr>
          <w:sz w:val="18"/>
          <w:szCs w:val="18"/>
        </w:rPr>
        <w:t>Fig.11. Detailed content of Link MOE</w:t>
      </w:r>
    </w:p>
    <w:p w14:paraId="08269142" w14:textId="77777777" w:rsidR="00D4054B" w:rsidRPr="004003EF" w:rsidRDefault="0094472D">
      <w:pPr>
        <w:pStyle w:val="Heading3"/>
        <w:widowControl w:val="0"/>
        <w:spacing w:before="60" w:line="436" w:lineRule="auto"/>
        <w:rPr>
          <w:rFonts w:ascii="Arial" w:hAnsi="Arial" w:cs="Arial"/>
          <w:sz w:val="22"/>
          <w:szCs w:val="22"/>
        </w:rPr>
      </w:pPr>
      <w:bookmarkStart w:id="14" w:name="h.17dp8vu" w:colFirst="0" w:colLast="0"/>
      <w:bookmarkEnd w:id="14"/>
      <w:r w:rsidRPr="004003EF">
        <w:rPr>
          <w:rFonts w:ascii="Arial" w:hAnsi="Arial" w:cs="Arial"/>
          <w:color w:val="4F81BD"/>
          <w:sz w:val="22"/>
          <w:szCs w:val="22"/>
        </w:rPr>
        <w:t>(IV) Time-dependent Link MOE Visualization</w:t>
      </w:r>
    </w:p>
    <w:p w14:paraId="4A9F4C2B" w14:textId="77777777" w:rsidR="00D4054B" w:rsidRDefault="0094472D">
      <w:pPr>
        <w:widowControl w:val="0"/>
        <w:spacing w:before="60" w:line="436" w:lineRule="auto"/>
      </w:pPr>
      <w:r>
        <w:t>Following the steps introduced in Lesson 1.1, one can also visualize traffic states using the tool bars shown in Fig.12.</w:t>
      </w:r>
    </w:p>
    <w:p w14:paraId="5C39FA7E" w14:textId="5C1EFF87" w:rsidR="00D4054B" w:rsidRDefault="00D3047F">
      <w:pPr>
        <w:widowControl w:val="0"/>
        <w:spacing w:before="60" w:line="436" w:lineRule="auto"/>
        <w:jc w:val="center"/>
      </w:pPr>
      <w:r>
        <w:rPr>
          <w:noProof/>
        </w:rPr>
        <w:drawing>
          <wp:inline distT="0" distB="0" distL="0" distR="0" wp14:anchorId="2C3DD33B" wp14:editId="1B7CF712">
            <wp:extent cx="7363853" cy="41915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r.PNG"/>
                    <pic:cNvPicPr/>
                  </pic:nvPicPr>
                  <pic:blipFill>
                    <a:blip r:embed="rId42">
                      <a:extLst>
                        <a:ext uri="{28A0092B-C50C-407E-A947-70E740481C1C}">
                          <a14:useLocalDpi xmlns:a14="http://schemas.microsoft.com/office/drawing/2010/main" val="0"/>
                        </a:ext>
                      </a:extLst>
                    </a:blip>
                    <a:stretch>
                      <a:fillRect/>
                    </a:stretch>
                  </pic:blipFill>
                  <pic:spPr>
                    <a:xfrm>
                      <a:off x="0" y="0"/>
                      <a:ext cx="7363853" cy="419158"/>
                    </a:xfrm>
                    <a:prstGeom prst="rect">
                      <a:avLst/>
                    </a:prstGeom>
                  </pic:spPr>
                </pic:pic>
              </a:graphicData>
            </a:graphic>
          </wp:inline>
        </w:drawing>
      </w:r>
    </w:p>
    <w:p w14:paraId="241F2AAF" w14:textId="77777777" w:rsidR="00D3047F" w:rsidRDefault="00D3047F">
      <w:pPr>
        <w:widowControl w:val="0"/>
        <w:spacing w:before="60"/>
        <w:jc w:val="center"/>
        <w:rPr>
          <w:sz w:val="18"/>
          <w:szCs w:val="18"/>
        </w:rPr>
      </w:pPr>
    </w:p>
    <w:p w14:paraId="374B8AB1" w14:textId="77777777" w:rsidR="00D4054B" w:rsidRDefault="0094472D">
      <w:pPr>
        <w:widowControl w:val="0"/>
        <w:spacing w:before="60"/>
        <w:jc w:val="center"/>
      </w:pPr>
      <w:r>
        <w:rPr>
          <w:sz w:val="18"/>
          <w:szCs w:val="18"/>
        </w:rPr>
        <w:t>Fig.12. Shortcut icons for traffic simulation and analysis</w:t>
      </w:r>
    </w:p>
    <w:p w14:paraId="681476C0" w14:textId="77777777" w:rsidR="00D4054B" w:rsidRDefault="0094472D">
      <w:pPr>
        <w:pStyle w:val="Heading3"/>
        <w:widowControl w:val="0"/>
        <w:spacing w:before="200" w:line="436" w:lineRule="auto"/>
      </w:pPr>
      <w:bookmarkStart w:id="15" w:name="h.3rdcrjn" w:colFirst="0" w:colLast="0"/>
      <w:bookmarkEnd w:id="15"/>
      <w:r>
        <w:rPr>
          <w:rFonts w:ascii="Arial" w:eastAsia="Arial" w:hAnsi="Arial" w:cs="Arial"/>
          <w:color w:val="4F81BD"/>
          <w:sz w:val="22"/>
          <w:szCs w:val="22"/>
        </w:rPr>
        <w:lastRenderedPageBreak/>
        <w:t>(V) Introduction to two methods for traffic state estimation</w:t>
      </w:r>
    </w:p>
    <w:p w14:paraId="741C8468" w14:textId="77777777" w:rsidR="00D4054B" w:rsidRDefault="0094472D">
      <w:pPr>
        <w:widowControl w:val="0"/>
        <w:spacing w:before="60" w:line="436" w:lineRule="auto"/>
      </w:pPr>
      <w:r>
        <w:t>Now we introduce two calculation methods for estimating traffic states in this document.</w:t>
      </w:r>
    </w:p>
    <w:p w14:paraId="05106FC3" w14:textId="77777777" w:rsidR="00D4054B" w:rsidRDefault="0094472D">
      <w:pPr>
        <w:widowControl w:val="0"/>
        <w:spacing w:before="60" w:line="436" w:lineRule="auto"/>
      </w:pPr>
      <w:r>
        <w:rPr>
          <w:b/>
        </w:rPr>
        <w:t>(i) Graphical method</w:t>
      </w:r>
    </w:p>
    <w:p w14:paraId="629C478E" w14:textId="77777777" w:rsidR="00D4054B" w:rsidRDefault="0094472D">
      <w:pPr>
        <w:widowControl w:val="0"/>
        <w:spacing w:before="60" w:line="436" w:lineRule="auto"/>
      </w:pPr>
      <w:r>
        <w:t>Take the freeway on path 1 as an example. Its property is shown in the Fig.13, and the flow-density relationship for different lanes of links can be plotted in Fig.14.</w:t>
      </w:r>
    </w:p>
    <w:tbl>
      <w:tblPr>
        <w:tblStyle w:val="ac"/>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6000"/>
      </w:tblGrid>
      <w:tr w:rsidR="00D4054B" w14:paraId="14869827" w14:textId="77777777" w:rsidTr="00D4054B">
        <w:tc>
          <w:tcPr>
            <w:tcW w:w="6960" w:type="dxa"/>
            <w:tcMar>
              <w:top w:w="100" w:type="dxa"/>
              <w:left w:w="100" w:type="dxa"/>
              <w:bottom w:w="100" w:type="dxa"/>
              <w:right w:w="100" w:type="dxa"/>
            </w:tcMar>
          </w:tcPr>
          <w:p w14:paraId="207209E0" w14:textId="6C546AD5" w:rsidR="00D4054B" w:rsidRDefault="00D3047F">
            <w:pPr>
              <w:widowControl w:val="0"/>
              <w:spacing w:line="240" w:lineRule="auto"/>
              <w:contextualSpacing w:val="0"/>
            </w:pPr>
            <w:r>
              <w:rPr>
                <w:noProof/>
              </w:rPr>
              <w:drawing>
                <wp:inline distT="0" distB="0" distL="0" distR="0" wp14:anchorId="7D9365A3" wp14:editId="4A46EC18">
                  <wp:extent cx="4180114" cy="3800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nk pro.PNG"/>
                          <pic:cNvPicPr/>
                        </pic:nvPicPr>
                        <pic:blipFill>
                          <a:blip r:embed="rId43">
                            <a:extLst>
                              <a:ext uri="{28A0092B-C50C-407E-A947-70E740481C1C}">
                                <a14:useLocalDpi xmlns:a14="http://schemas.microsoft.com/office/drawing/2010/main" val="0"/>
                              </a:ext>
                            </a:extLst>
                          </a:blip>
                          <a:stretch>
                            <a:fillRect/>
                          </a:stretch>
                        </pic:blipFill>
                        <pic:spPr>
                          <a:xfrm>
                            <a:off x="0" y="0"/>
                            <a:ext cx="4183242" cy="3803319"/>
                          </a:xfrm>
                          <a:prstGeom prst="rect">
                            <a:avLst/>
                          </a:prstGeom>
                        </pic:spPr>
                      </pic:pic>
                    </a:graphicData>
                  </a:graphic>
                </wp:inline>
              </w:drawing>
            </w:r>
          </w:p>
          <w:p w14:paraId="51F19072" w14:textId="77777777" w:rsidR="00D4054B" w:rsidRDefault="0094472D">
            <w:pPr>
              <w:widowControl w:val="0"/>
              <w:spacing w:line="240" w:lineRule="auto"/>
              <w:contextualSpacing w:val="0"/>
              <w:jc w:val="center"/>
            </w:pPr>
            <w:r>
              <w:rPr>
                <w:sz w:val="18"/>
                <w:szCs w:val="18"/>
              </w:rPr>
              <w:t>Fig.13. Properties of link</w:t>
            </w:r>
          </w:p>
        </w:tc>
        <w:tc>
          <w:tcPr>
            <w:tcW w:w="6000" w:type="dxa"/>
            <w:tcMar>
              <w:top w:w="100" w:type="dxa"/>
              <w:left w:w="100" w:type="dxa"/>
              <w:bottom w:w="100" w:type="dxa"/>
              <w:right w:w="100" w:type="dxa"/>
            </w:tcMar>
          </w:tcPr>
          <w:p w14:paraId="3B3F367D" w14:textId="77777777" w:rsidR="00D4054B" w:rsidRDefault="0094472D">
            <w:pPr>
              <w:widowControl w:val="0"/>
              <w:spacing w:line="240" w:lineRule="auto"/>
              <w:contextualSpacing w:val="0"/>
            </w:pPr>
            <w:r>
              <w:rPr>
                <w:noProof/>
              </w:rPr>
              <w:drawing>
                <wp:inline distT="114300" distB="114300" distL="114300" distR="114300" wp14:anchorId="30EB364E" wp14:editId="4A8F2494">
                  <wp:extent cx="3629025" cy="2624328"/>
                  <wp:effectExtent l="0" t="0" r="0" b="0"/>
                  <wp:docPr id="38"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44"/>
                          <a:srcRect/>
                          <a:stretch>
                            <a:fillRect/>
                          </a:stretch>
                        </pic:blipFill>
                        <pic:spPr>
                          <a:xfrm>
                            <a:off x="0" y="0"/>
                            <a:ext cx="3629025" cy="2624328"/>
                          </a:xfrm>
                          <a:prstGeom prst="rect">
                            <a:avLst/>
                          </a:prstGeom>
                          <a:ln/>
                        </pic:spPr>
                      </pic:pic>
                    </a:graphicData>
                  </a:graphic>
                </wp:inline>
              </w:drawing>
            </w:r>
          </w:p>
          <w:p w14:paraId="031A216C" w14:textId="77777777" w:rsidR="00D4054B" w:rsidRDefault="0094472D">
            <w:pPr>
              <w:widowControl w:val="0"/>
              <w:spacing w:before="60" w:line="360" w:lineRule="auto"/>
              <w:ind w:firstLine="720"/>
              <w:contextualSpacing w:val="0"/>
              <w:jc w:val="center"/>
            </w:pPr>
            <w:r>
              <w:rPr>
                <w:sz w:val="18"/>
                <w:szCs w:val="18"/>
              </w:rPr>
              <w:t>Fig.14. The flow-density relationship for different lanes of links</w:t>
            </w:r>
          </w:p>
          <w:p w14:paraId="1C80CEB4" w14:textId="77777777" w:rsidR="00D4054B" w:rsidRDefault="00D4054B">
            <w:pPr>
              <w:widowControl w:val="0"/>
              <w:spacing w:line="240" w:lineRule="auto"/>
              <w:contextualSpacing w:val="0"/>
            </w:pPr>
          </w:p>
        </w:tc>
      </w:tr>
    </w:tbl>
    <w:p w14:paraId="1541246D" w14:textId="77777777" w:rsidR="00D4054B" w:rsidRDefault="0094472D">
      <w:pPr>
        <w:widowControl w:val="0"/>
        <w:spacing w:before="60" w:line="436" w:lineRule="auto"/>
      </w:pPr>
      <w:r>
        <w:rPr>
          <w:b/>
        </w:rPr>
        <w:lastRenderedPageBreak/>
        <w:t>(ii) KW simulation model in DTALite</w:t>
      </w:r>
    </w:p>
    <w:p w14:paraId="7F1F2FF4" w14:textId="77777777" w:rsidR="00D4054B" w:rsidRDefault="0094472D" w:rsidP="00D3047F">
      <w:pPr>
        <w:widowControl w:val="0"/>
        <w:spacing w:before="60"/>
        <w:ind w:firstLine="720"/>
      </w:pPr>
      <w:r>
        <w:t>Dr. Newell’s papers on kinematic wave modeling are</w:t>
      </w:r>
    </w:p>
    <w:p w14:paraId="6A7F92FB" w14:textId="77777777" w:rsidR="00D4054B" w:rsidRDefault="0094472D" w:rsidP="00D3047F">
      <w:pPr>
        <w:widowControl w:val="0"/>
        <w:spacing w:before="60"/>
        <w:ind w:firstLine="720"/>
      </w:pPr>
      <w:r>
        <w:rPr>
          <w:i/>
        </w:rPr>
        <w:t>A Simplified Theory of Kinematic Waves in Highway Traffic</w:t>
      </w:r>
      <w:r>
        <w:t>, part 1, 2, 3, ( G.F.Newell, 1993 )</w:t>
      </w:r>
    </w:p>
    <w:p w14:paraId="3B36A464" w14:textId="533A6AF2" w:rsidR="00D4054B" w:rsidRDefault="0094472D" w:rsidP="00D3047F">
      <w:pPr>
        <w:widowControl w:val="0"/>
        <w:spacing w:before="60"/>
        <w:ind w:firstLine="720"/>
      </w:pPr>
      <w:r>
        <w:t xml:space="preserve">DTALite has </w:t>
      </w:r>
      <w:r w:rsidR="004003EF">
        <w:t>implemented</w:t>
      </w:r>
      <w:r>
        <w:t xml:space="preserve"> the simulation steps, and interested readers can find the source code at https://code.google.com/p/nexta/source/list).</w:t>
      </w:r>
    </w:p>
    <w:p w14:paraId="3A4D57CF" w14:textId="77777777" w:rsidR="00D4054B" w:rsidRDefault="0094472D" w:rsidP="00D3047F">
      <w:pPr>
        <w:widowControl w:val="0"/>
        <w:spacing w:before="60"/>
        <w:ind w:firstLine="720"/>
      </w:pPr>
      <w:r>
        <w:t>The high-level overview of the three test cases in our experiment is shown in Fig.15.</w:t>
      </w:r>
    </w:p>
    <w:p w14:paraId="442E84FA" w14:textId="77777777" w:rsidR="00D4054B" w:rsidRDefault="0094472D">
      <w:pPr>
        <w:widowControl w:val="0"/>
        <w:spacing w:before="60" w:line="436" w:lineRule="auto"/>
        <w:jc w:val="center"/>
      </w:pPr>
      <w:r>
        <w:rPr>
          <w:noProof/>
        </w:rPr>
        <w:drawing>
          <wp:inline distT="114300" distB="114300" distL="114300" distR="114300" wp14:anchorId="707B1E39" wp14:editId="20729D8F">
            <wp:extent cx="4441371" cy="3317966"/>
            <wp:effectExtent l="76200" t="76200" r="130810" b="130175"/>
            <wp:docPr id="39" name="image74.jpg"/>
            <wp:cNvGraphicFramePr/>
            <a:graphic xmlns:a="http://schemas.openxmlformats.org/drawingml/2006/main">
              <a:graphicData uri="http://schemas.openxmlformats.org/drawingml/2006/picture">
                <pic:pic xmlns:pic="http://schemas.openxmlformats.org/drawingml/2006/picture">
                  <pic:nvPicPr>
                    <pic:cNvPr id="5" name="image74.jpg"/>
                    <pic:cNvPicPr preferRelativeResize="0"/>
                  </pic:nvPicPr>
                  <pic:blipFill>
                    <a:blip r:embed="rId45"/>
                    <a:srcRect/>
                    <a:stretch>
                      <a:fillRect/>
                    </a:stretch>
                  </pic:blipFill>
                  <pic:spPr>
                    <a:xfrm>
                      <a:off x="0" y="0"/>
                      <a:ext cx="4444600" cy="332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0506C" w14:textId="77777777" w:rsidR="00D4054B" w:rsidRDefault="0094472D">
      <w:pPr>
        <w:widowControl w:val="0"/>
        <w:spacing w:before="60"/>
        <w:jc w:val="center"/>
      </w:pPr>
      <w:r>
        <w:rPr>
          <w:sz w:val="18"/>
          <w:szCs w:val="18"/>
        </w:rPr>
        <w:t>Fig.15. High-level overview of three testing cases</w:t>
      </w:r>
    </w:p>
    <w:p w14:paraId="520A24C3" w14:textId="77777777" w:rsidR="00D4054B" w:rsidRPr="004003EF" w:rsidRDefault="0094472D">
      <w:pPr>
        <w:pStyle w:val="Heading2"/>
        <w:widowControl w:val="0"/>
        <w:spacing w:line="436" w:lineRule="auto"/>
        <w:rPr>
          <w:color w:val="800000"/>
        </w:rPr>
      </w:pPr>
      <w:bookmarkStart w:id="16" w:name="h.26in1rg" w:colFirst="0" w:colLast="0"/>
      <w:bookmarkEnd w:id="16"/>
      <w:r w:rsidRPr="004003EF">
        <w:rPr>
          <w:rFonts w:ascii="Arial" w:eastAsia="Arial" w:hAnsi="Arial" w:cs="Arial"/>
          <w:color w:val="800000"/>
          <w:sz w:val="24"/>
          <w:szCs w:val="24"/>
        </w:rPr>
        <w:lastRenderedPageBreak/>
        <w:t>(4) Simulation setup</w:t>
      </w:r>
    </w:p>
    <w:p w14:paraId="6A312B66" w14:textId="77777777" w:rsidR="00D4054B" w:rsidRDefault="0094472D">
      <w:pPr>
        <w:widowControl w:val="0"/>
        <w:spacing w:before="60" w:line="436" w:lineRule="auto"/>
      </w:pPr>
      <w:r>
        <w:t>Review “network data”, “demand data” and “traffic management scenarios”.</w:t>
      </w:r>
    </w:p>
    <w:p w14:paraId="6520709A" w14:textId="6E2D2BA4" w:rsidR="00D4054B" w:rsidRDefault="0094472D">
      <w:pPr>
        <w:widowControl w:val="0"/>
        <w:numPr>
          <w:ilvl w:val="0"/>
          <w:numId w:val="3"/>
        </w:numPr>
        <w:spacing w:line="436" w:lineRule="auto"/>
        <w:ind w:hanging="360"/>
        <w:contextualSpacing/>
      </w:pPr>
      <w:r>
        <w:t>: Clicking the button</w:t>
      </w:r>
      <w:r>
        <w:rPr>
          <w:noProof/>
        </w:rPr>
        <w:drawing>
          <wp:inline distT="114300" distB="114300" distL="114300" distR="114300" wp14:anchorId="3D2422D2" wp14:editId="2E58B499">
            <wp:extent cx="238125" cy="209550"/>
            <wp:effectExtent l="0" t="0" r="0" b="0"/>
            <wp:docPr id="40"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46"/>
                    <a:srcRect/>
                    <a:stretch>
                      <a:fillRect/>
                    </a:stretch>
                  </pic:blipFill>
                  <pic:spPr>
                    <a:xfrm>
                      <a:off x="0" y="0"/>
                      <a:ext cx="238125" cy="209550"/>
                    </a:xfrm>
                    <a:prstGeom prst="rect">
                      <a:avLst/>
                    </a:prstGeom>
                    <a:ln/>
                  </pic:spPr>
                </pic:pic>
              </a:graphicData>
            </a:graphic>
          </wp:inline>
        </w:drawing>
      </w:r>
      <w:r>
        <w:t xml:space="preserve"> in the tool bar</w:t>
      </w:r>
    </w:p>
    <w:p w14:paraId="288CA9C6" w14:textId="77777777" w:rsidR="00D4054B" w:rsidRDefault="0094472D">
      <w:pPr>
        <w:widowControl w:val="0"/>
        <w:spacing w:before="60" w:line="436" w:lineRule="auto"/>
        <w:ind w:left="360"/>
      </w:pPr>
      <w:r>
        <w:t>The interface is shown in Fig.16.</w:t>
      </w:r>
    </w:p>
    <w:p w14:paraId="3759E500" w14:textId="7A7E53F8" w:rsidR="00D4054B" w:rsidRDefault="00D3047F">
      <w:pPr>
        <w:widowControl w:val="0"/>
        <w:spacing w:before="60" w:line="436" w:lineRule="auto"/>
        <w:jc w:val="center"/>
      </w:pPr>
      <w:r>
        <w:rPr>
          <w:noProof/>
        </w:rPr>
        <w:drawing>
          <wp:inline distT="0" distB="0" distL="0" distR="0" wp14:anchorId="5B6851E5" wp14:editId="34ABAC8B">
            <wp:extent cx="6306430" cy="241968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un simulatoion.PNG"/>
                    <pic:cNvPicPr/>
                  </pic:nvPicPr>
                  <pic:blipFill>
                    <a:blip r:embed="rId47">
                      <a:extLst>
                        <a:ext uri="{28A0092B-C50C-407E-A947-70E740481C1C}">
                          <a14:useLocalDpi xmlns:a14="http://schemas.microsoft.com/office/drawing/2010/main" val="0"/>
                        </a:ext>
                      </a:extLst>
                    </a:blip>
                    <a:stretch>
                      <a:fillRect/>
                    </a:stretch>
                  </pic:blipFill>
                  <pic:spPr>
                    <a:xfrm>
                      <a:off x="0" y="0"/>
                      <a:ext cx="6306430" cy="2419688"/>
                    </a:xfrm>
                    <a:prstGeom prst="rect">
                      <a:avLst/>
                    </a:prstGeom>
                  </pic:spPr>
                </pic:pic>
              </a:graphicData>
            </a:graphic>
          </wp:inline>
        </w:drawing>
      </w:r>
    </w:p>
    <w:p w14:paraId="0EB30333" w14:textId="61074CE6" w:rsidR="00D4054B" w:rsidRDefault="0094472D">
      <w:pPr>
        <w:widowControl w:val="0"/>
        <w:spacing w:before="60" w:line="360" w:lineRule="auto"/>
        <w:jc w:val="center"/>
      </w:pPr>
      <w:r>
        <w:rPr>
          <w:sz w:val="18"/>
          <w:szCs w:val="18"/>
        </w:rPr>
        <w:t xml:space="preserve">Fig.16. </w:t>
      </w:r>
      <w:r w:rsidR="00D3047F">
        <w:rPr>
          <w:sz w:val="18"/>
          <w:szCs w:val="18"/>
        </w:rPr>
        <w:t>the</w:t>
      </w:r>
      <w:r>
        <w:rPr>
          <w:sz w:val="18"/>
          <w:szCs w:val="18"/>
        </w:rPr>
        <w:t xml:space="preserve"> interface of simulation settings </w:t>
      </w:r>
    </w:p>
    <w:p w14:paraId="3B8B548D" w14:textId="77777777" w:rsidR="004F4EE0" w:rsidRDefault="004F4EE0">
      <w:pPr>
        <w:pStyle w:val="Heading1"/>
        <w:widowControl w:val="0"/>
        <w:spacing w:before="480" w:after="120" w:line="436" w:lineRule="auto"/>
        <w:rPr>
          <w:rFonts w:ascii="Times New Roman" w:eastAsia="Times New Roman" w:hAnsi="Times New Roman" w:cs="Times New Roman"/>
          <w:b/>
          <w:color w:val="800000"/>
        </w:rPr>
      </w:pPr>
      <w:bookmarkStart w:id="17" w:name="h.lnxbz9" w:colFirst="0" w:colLast="0"/>
      <w:bookmarkEnd w:id="17"/>
    </w:p>
    <w:p w14:paraId="048E78F9" w14:textId="03259E42" w:rsidR="00D4054B" w:rsidRPr="004003EF" w:rsidRDefault="0094472D">
      <w:pPr>
        <w:pStyle w:val="Heading1"/>
        <w:widowControl w:val="0"/>
        <w:spacing w:before="480" w:after="120" w:line="436" w:lineRule="auto"/>
        <w:rPr>
          <w:color w:val="800000"/>
        </w:rPr>
      </w:pPr>
      <w:r w:rsidRPr="004003EF">
        <w:rPr>
          <w:rFonts w:ascii="Times New Roman" w:eastAsia="Times New Roman" w:hAnsi="Times New Roman" w:cs="Times New Roman"/>
          <w:b/>
          <w:color w:val="800000"/>
        </w:rPr>
        <w:t>Case</w:t>
      </w:r>
      <w:r w:rsidR="004003EF" w:rsidRPr="004003EF">
        <w:rPr>
          <w:rFonts w:ascii="Times New Roman" w:eastAsia="Times New Roman" w:hAnsi="Times New Roman" w:cs="Times New Roman"/>
          <w:b/>
          <w:color w:val="800000"/>
        </w:rPr>
        <w:t xml:space="preserve"> </w:t>
      </w:r>
      <w:r w:rsidRPr="004003EF">
        <w:rPr>
          <w:rFonts w:ascii="Times New Roman" w:eastAsia="Times New Roman" w:hAnsi="Times New Roman" w:cs="Times New Roman"/>
          <w:b/>
          <w:color w:val="800000"/>
        </w:rPr>
        <w:t>1: demand = supply (multiplier = 1.0)</w:t>
      </w:r>
    </w:p>
    <w:p w14:paraId="68C399D5" w14:textId="77777777" w:rsidR="00D4054B" w:rsidRDefault="0094472D">
      <w:pPr>
        <w:pStyle w:val="Heading2"/>
        <w:widowControl w:val="0"/>
        <w:spacing w:line="436" w:lineRule="auto"/>
      </w:pPr>
      <w:bookmarkStart w:id="18" w:name="h.35nkun2" w:colFirst="0" w:colLast="0"/>
      <w:bookmarkEnd w:id="18"/>
      <w:r>
        <w:rPr>
          <w:rFonts w:ascii="Arial" w:eastAsia="Arial" w:hAnsi="Arial" w:cs="Arial"/>
          <w:color w:val="4F81BD"/>
          <w:sz w:val="24"/>
          <w:szCs w:val="24"/>
        </w:rPr>
        <w:t>(1) DTALite (KW SimulationModel)</w:t>
      </w:r>
    </w:p>
    <w:p w14:paraId="32F1751E" w14:textId="77777777" w:rsidR="00D4054B" w:rsidRDefault="0094472D">
      <w:pPr>
        <w:widowControl w:val="0"/>
        <w:spacing w:before="60" w:line="436" w:lineRule="auto"/>
      </w:pPr>
      <w:r>
        <w:rPr>
          <w:b/>
        </w:rPr>
        <w:t>1)</w:t>
      </w:r>
      <w:r>
        <w:t xml:space="preserve"> Check the value of traffic demand</w:t>
      </w:r>
    </w:p>
    <w:p w14:paraId="7426D996" w14:textId="77777777" w:rsidR="00D4054B" w:rsidRDefault="0094472D">
      <w:pPr>
        <w:widowControl w:val="0"/>
        <w:spacing w:before="60" w:line="436" w:lineRule="auto"/>
        <w:ind w:firstLine="720"/>
      </w:pPr>
      <w:r>
        <w:t>The traffic demand from origin zone 1 to destination zone 2 is 7200 vehicles in two hours.</w:t>
      </w:r>
    </w:p>
    <w:p w14:paraId="11763998" w14:textId="77777777" w:rsidR="00D4054B" w:rsidRDefault="0094472D">
      <w:pPr>
        <w:widowControl w:val="0"/>
        <w:numPr>
          <w:ilvl w:val="0"/>
          <w:numId w:val="1"/>
        </w:numPr>
        <w:spacing w:line="436" w:lineRule="auto"/>
        <w:ind w:hanging="360"/>
        <w:contextualSpacing/>
      </w:pPr>
      <w:r>
        <w:t>Method 1: “input_demand.csv” in the project folder.</w:t>
      </w:r>
    </w:p>
    <w:p w14:paraId="7F8C377C" w14:textId="77777777" w:rsidR="00D4054B" w:rsidRDefault="0094472D">
      <w:pPr>
        <w:widowControl w:val="0"/>
        <w:numPr>
          <w:ilvl w:val="0"/>
          <w:numId w:val="1"/>
        </w:numPr>
        <w:spacing w:line="436" w:lineRule="auto"/>
        <w:ind w:hanging="360"/>
        <w:contextualSpacing/>
      </w:pPr>
      <w:r>
        <w:t>Method 2: through the NeXTA’s interface: the result is shown in Fig.17.</w:t>
      </w:r>
    </w:p>
    <w:p w14:paraId="413983E3" w14:textId="77777777" w:rsidR="00D4054B" w:rsidRDefault="00D4054B">
      <w:pPr>
        <w:widowControl w:val="0"/>
        <w:spacing w:before="60" w:line="436" w:lineRule="auto"/>
        <w:ind w:firstLine="720"/>
      </w:pPr>
    </w:p>
    <w:tbl>
      <w:tblPr>
        <w:tblStyle w:val="ad"/>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gridCol w:w="3285"/>
      </w:tblGrid>
      <w:tr w:rsidR="00D4054B" w14:paraId="6C3EAE85" w14:textId="77777777" w:rsidTr="00D4054B">
        <w:tc>
          <w:tcPr>
            <w:tcW w:w="9675" w:type="dxa"/>
            <w:tcMar>
              <w:top w:w="100" w:type="dxa"/>
              <w:left w:w="100" w:type="dxa"/>
              <w:bottom w:w="100" w:type="dxa"/>
              <w:right w:w="100" w:type="dxa"/>
            </w:tcMar>
          </w:tcPr>
          <w:p w14:paraId="56856E69" w14:textId="425F2C02" w:rsidR="00D4054B" w:rsidRDefault="00364CB8">
            <w:pPr>
              <w:widowControl w:val="0"/>
              <w:spacing w:line="240" w:lineRule="auto"/>
              <w:contextualSpacing w:val="0"/>
            </w:pPr>
            <w:r>
              <w:rPr>
                <w:rStyle w:val="CommentReference"/>
              </w:rPr>
              <w:commentReference w:id="19"/>
            </w:r>
          </w:p>
          <w:p w14:paraId="57E98EE8" w14:textId="28EFE7A8" w:rsidR="00D4054B" w:rsidRDefault="00362B2F">
            <w:pPr>
              <w:widowControl w:val="0"/>
              <w:spacing w:before="60"/>
              <w:contextualSpacing w:val="0"/>
              <w:jc w:val="center"/>
            </w:pPr>
            <w:r>
              <w:rPr>
                <w:noProof/>
                <w:color w:val="800000"/>
                <w:sz w:val="24"/>
                <w:szCs w:val="24"/>
              </w:rPr>
              <w:drawing>
                <wp:inline distT="0" distB="0" distL="0" distR="0" wp14:anchorId="1696CF2E" wp14:editId="3296E590">
                  <wp:extent cx="5987135" cy="1402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D table new.PNG"/>
                          <pic:cNvPicPr/>
                        </pic:nvPicPr>
                        <pic:blipFill>
                          <a:blip r:embed="rId35">
                            <a:extLst>
                              <a:ext uri="{28A0092B-C50C-407E-A947-70E740481C1C}">
                                <a14:useLocalDpi xmlns:a14="http://schemas.microsoft.com/office/drawing/2010/main" val="0"/>
                              </a:ext>
                            </a:extLst>
                          </a:blip>
                          <a:stretch>
                            <a:fillRect/>
                          </a:stretch>
                        </pic:blipFill>
                        <pic:spPr>
                          <a:xfrm>
                            <a:off x="0" y="0"/>
                            <a:ext cx="6025776" cy="1411129"/>
                          </a:xfrm>
                          <a:prstGeom prst="rect">
                            <a:avLst/>
                          </a:prstGeom>
                        </pic:spPr>
                      </pic:pic>
                    </a:graphicData>
                  </a:graphic>
                </wp:inline>
              </w:drawing>
            </w:r>
            <w:r w:rsidR="0094472D">
              <w:rPr>
                <w:sz w:val="18"/>
                <w:szCs w:val="18"/>
              </w:rPr>
              <w:t>Fig.17.OD demand matrix</w:t>
            </w:r>
          </w:p>
        </w:tc>
        <w:tc>
          <w:tcPr>
            <w:tcW w:w="3285" w:type="dxa"/>
            <w:tcMar>
              <w:top w:w="100" w:type="dxa"/>
              <w:left w:w="100" w:type="dxa"/>
              <w:bottom w:w="100" w:type="dxa"/>
              <w:right w:w="100" w:type="dxa"/>
            </w:tcMar>
          </w:tcPr>
          <w:p w14:paraId="6DCF3298" w14:textId="77777777" w:rsidR="004003EF" w:rsidRP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5535035F" w14:textId="77777777" w:rsidR="004003EF" w:rsidRDefault="004003EF">
            <w:pPr>
              <w:widowControl w:val="0"/>
              <w:spacing w:before="60" w:line="360" w:lineRule="auto"/>
              <w:contextualSpacing w:val="0"/>
              <w:rPr>
                <w:b/>
                <w:sz w:val="20"/>
                <w:szCs w:val="20"/>
              </w:rPr>
            </w:pPr>
          </w:p>
          <w:p w14:paraId="361C2F2D" w14:textId="77777777" w:rsidR="00D4054B" w:rsidRDefault="0094472D">
            <w:pPr>
              <w:widowControl w:val="0"/>
              <w:spacing w:before="60" w:line="360" w:lineRule="auto"/>
              <w:contextualSpacing w:val="0"/>
            </w:pPr>
            <w:r>
              <w:rPr>
                <w:b/>
                <w:sz w:val="20"/>
                <w:szCs w:val="20"/>
              </w:rPr>
              <w:t>Step 1</w:t>
            </w:r>
            <w:r>
              <w:rPr>
                <w:sz w:val="20"/>
                <w:szCs w:val="20"/>
              </w:rPr>
              <w:t xml:space="preserve">: Click on </w:t>
            </w:r>
            <w:r>
              <w:rPr>
                <w:b/>
                <w:sz w:val="20"/>
                <w:szCs w:val="20"/>
              </w:rPr>
              <w:t>“project”</w:t>
            </w:r>
            <w:r>
              <w:rPr>
                <w:sz w:val="20"/>
                <w:szCs w:val="20"/>
              </w:rPr>
              <w:t xml:space="preserve"> in the menu bar</w:t>
            </w:r>
          </w:p>
          <w:p w14:paraId="724AA377" w14:textId="44D40742" w:rsidR="00D4054B" w:rsidRDefault="004003EF">
            <w:pPr>
              <w:widowControl w:val="0"/>
              <w:spacing w:before="60" w:line="360" w:lineRule="auto"/>
              <w:contextualSpacing w:val="0"/>
            </w:pPr>
            <w:r>
              <w:rPr>
                <w:b/>
                <w:sz w:val="20"/>
                <w:szCs w:val="20"/>
              </w:rPr>
              <w:t>Step</w:t>
            </w:r>
            <w:r w:rsidR="0094472D">
              <w:rPr>
                <w:b/>
                <w:sz w:val="20"/>
                <w:szCs w:val="20"/>
              </w:rPr>
              <w:t xml:space="preserve"> 2</w:t>
            </w:r>
            <w:r w:rsidR="0094472D">
              <w:rPr>
                <w:sz w:val="20"/>
                <w:szCs w:val="20"/>
              </w:rPr>
              <w:t xml:space="preserve">:  </w:t>
            </w:r>
            <w:r w:rsidR="0094472D">
              <w:rPr>
                <w:b/>
                <w:sz w:val="20"/>
                <w:szCs w:val="20"/>
              </w:rPr>
              <w:t>“2 Demand Meta Database”</w:t>
            </w:r>
          </w:p>
          <w:p w14:paraId="346E0F6E" w14:textId="77777777" w:rsidR="00D4054B" w:rsidRDefault="0094472D">
            <w:pPr>
              <w:widowControl w:val="0"/>
              <w:spacing w:before="60" w:line="360" w:lineRule="auto"/>
              <w:contextualSpacing w:val="0"/>
            </w:pPr>
            <w:r>
              <w:rPr>
                <w:b/>
                <w:sz w:val="20"/>
                <w:szCs w:val="20"/>
              </w:rPr>
              <w:t>Step 3</w:t>
            </w:r>
            <w:r>
              <w:rPr>
                <w:sz w:val="20"/>
                <w:szCs w:val="20"/>
              </w:rPr>
              <w:t xml:space="preserve">: Click any row of </w:t>
            </w:r>
            <w:r>
              <w:rPr>
                <w:b/>
                <w:sz w:val="20"/>
                <w:szCs w:val="20"/>
              </w:rPr>
              <w:t>“1. Demand File List”</w:t>
            </w:r>
            <w:r>
              <w:rPr>
                <w:sz w:val="20"/>
                <w:szCs w:val="20"/>
              </w:rPr>
              <w:t>.</w:t>
            </w:r>
          </w:p>
          <w:p w14:paraId="7D52CAE5" w14:textId="77777777" w:rsidR="00D4054B" w:rsidRDefault="0094472D">
            <w:pPr>
              <w:widowControl w:val="0"/>
              <w:spacing w:before="60" w:line="360" w:lineRule="auto"/>
              <w:contextualSpacing w:val="0"/>
            </w:pPr>
            <w:r>
              <w:rPr>
                <w:b/>
                <w:sz w:val="20"/>
                <w:szCs w:val="20"/>
              </w:rPr>
              <w:t>Step 4</w:t>
            </w:r>
            <w:r>
              <w:rPr>
                <w:sz w:val="20"/>
                <w:szCs w:val="20"/>
              </w:rPr>
              <w:t xml:space="preserve">: The corresponding OD demand will be shown in the </w:t>
            </w:r>
            <w:r>
              <w:rPr>
                <w:sz w:val="20"/>
                <w:szCs w:val="20"/>
              </w:rPr>
              <w:lastRenderedPageBreak/>
              <w:t xml:space="preserve">“3.OD Demand Matrix”. </w:t>
            </w:r>
          </w:p>
        </w:tc>
      </w:tr>
    </w:tbl>
    <w:p w14:paraId="3BBA23EB" w14:textId="77777777" w:rsidR="00D4054B" w:rsidRDefault="00D4054B">
      <w:pPr>
        <w:widowControl w:val="0"/>
        <w:spacing w:before="60" w:line="436" w:lineRule="auto"/>
      </w:pPr>
    </w:p>
    <w:p w14:paraId="6F00D518" w14:textId="77777777" w:rsidR="00D4054B" w:rsidRDefault="0094472D">
      <w:pPr>
        <w:widowControl w:val="0"/>
        <w:spacing w:before="60" w:line="436" w:lineRule="auto"/>
      </w:pPr>
      <w:r>
        <w:rPr>
          <w:b/>
        </w:rPr>
        <w:t>2)</w:t>
      </w:r>
      <w:r>
        <w:t xml:space="preserve"> Setup simulation settings</w:t>
      </w:r>
    </w:p>
    <w:p w14:paraId="0DFBFB0C" w14:textId="77777777" w:rsidR="00D4054B" w:rsidRDefault="0094472D">
      <w:pPr>
        <w:widowControl w:val="0"/>
        <w:spacing w:before="60" w:line="436" w:lineRule="auto"/>
      </w:pPr>
      <w:r>
        <w:t>Please use the following simulation settings shown in Fig.18.</w:t>
      </w:r>
    </w:p>
    <w:tbl>
      <w:tblPr>
        <w:tblStyle w:val="ae"/>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0"/>
        <w:gridCol w:w="3810"/>
      </w:tblGrid>
      <w:tr w:rsidR="00D4054B" w14:paraId="67F0AAF8" w14:textId="77777777" w:rsidTr="00D4054B">
        <w:tc>
          <w:tcPr>
            <w:tcW w:w="9150" w:type="dxa"/>
            <w:tcMar>
              <w:top w:w="100" w:type="dxa"/>
              <w:left w:w="100" w:type="dxa"/>
              <w:bottom w:w="100" w:type="dxa"/>
              <w:right w:w="100" w:type="dxa"/>
            </w:tcMar>
          </w:tcPr>
          <w:p w14:paraId="16DAC29E" w14:textId="48BB4875" w:rsidR="00D4054B" w:rsidRDefault="00364CB8">
            <w:pPr>
              <w:widowControl w:val="0"/>
              <w:spacing w:before="60"/>
              <w:contextualSpacing w:val="0"/>
              <w:jc w:val="center"/>
            </w:pPr>
            <w:r>
              <w:rPr>
                <w:noProof/>
              </w:rPr>
              <w:drawing>
                <wp:inline distT="0" distB="0" distL="0" distR="0" wp14:anchorId="53D78279" wp14:editId="29B2CA08">
                  <wp:extent cx="5683250" cy="2180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un simulatoion.PNG"/>
                          <pic:cNvPicPr/>
                        </pic:nvPicPr>
                        <pic:blipFill>
                          <a:blip r:embed="rId47">
                            <a:extLst>
                              <a:ext uri="{28A0092B-C50C-407E-A947-70E740481C1C}">
                                <a14:useLocalDpi xmlns:a14="http://schemas.microsoft.com/office/drawing/2010/main" val="0"/>
                              </a:ext>
                            </a:extLst>
                          </a:blip>
                          <a:stretch>
                            <a:fillRect/>
                          </a:stretch>
                        </pic:blipFill>
                        <pic:spPr>
                          <a:xfrm>
                            <a:off x="0" y="0"/>
                            <a:ext cx="5683250" cy="2180590"/>
                          </a:xfrm>
                          <a:prstGeom prst="rect">
                            <a:avLst/>
                          </a:prstGeom>
                        </pic:spPr>
                      </pic:pic>
                    </a:graphicData>
                  </a:graphic>
                </wp:inline>
              </w:drawing>
            </w:r>
          </w:p>
          <w:p w14:paraId="6168F745" w14:textId="77777777" w:rsidR="00D4054B" w:rsidRDefault="0094472D">
            <w:pPr>
              <w:widowControl w:val="0"/>
              <w:spacing w:before="60" w:line="360" w:lineRule="auto"/>
              <w:contextualSpacing w:val="0"/>
              <w:jc w:val="center"/>
            </w:pPr>
            <w:r>
              <w:rPr>
                <w:sz w:val="18"/>
                <w:szCs w:val="18"/>
              </w:rPr>
              <w:t>Fig.18. The interface of settings for case 1</w:t>
            </w:r>
          </w:p>
        </w:tc>
        <w:tc>
          <w:tcPr>
            <w:tcW w:w="3810" w:type="dxa"/>
            <w:tcMar>
              <w:top w:w="100" w:type="dxa"/>
              <w:left w:w="100" w:type="dxa"/>
              <w:bottom w:w="100" w:type="dxa"/>
              <w:right w:w="100" w:type="dxa"/>
            </w:tcMar>
          </w:tcPr>
          <w:p w14:paraId="12E30409" w14:textId="77777777" w:rsidR="00D4054B" w:rsidRDefault="0094472D">
            <w:pPr>
              <w:widowControl w:val="0"/>
              <w:numPr>
                <w:ilvl w:val="0"/>
                <w:numId w:val="2"/>
              </w:numPr>
              <w:spacing w:before="60" w:line="436" w:lineRule="auto"/>
              <w:ind w:hanging="360"/>
              <w:rPr>
                <w:sz w:val="20"/>
                <w:szCs w:val="20"/>
              </w:rPr>
            </w:pPr>
            <w:r>
              <w:rPr>
                <w:sz w:val="20"/>
                <w:szCs w:val="20"/>
              </w:rPr>
              <w:t xml:space="preserve"> Link Traffic Flow Model: </w:t>
            </w:r>
            <w:r>
              <w:rPr>
                <w:b/>
                <w:sz w:val="20"/>
                <w:szCs w:val="20"/>
              </w:rPr>
              <w:t>Newell’s model+ Emissions Output</w:t>
            </w:r>
          </w:p>
          <w:p w14:paraId="2A1E8B50" w14:textId="77777777" w:rsidR="00D4054B" w:rsidRDefault="0094472D">
            <w:pPr>
              <w:widowControl w:val="0"/>
              <w:numPr>
                <w:ilvl w:val="0"/>
                <w:numId w:val="2"/>
              </w:numPr>
              <w:spacing w:line="436" w:lineRule="auto"/>
              <w:ind w:hanging="360"/>
              <w:rPr>
                <w:sz w:val="20"/>
                <w:szCs w:val="20"/>
              </w:rPr>
            </w:pPr>
            <w:r>
              <w:rPr>
                <w:sz w:val="20"/>
                <w:szCs w:val="20"/>
              </w:rPr>
              <w:t xml:space="preserve">Signal Control Representation: </w:t>
            </w:r>
            <w:r>
              <w:rPr>
                <w:b/>
                <w:sz w:val="20"/>
                <w:szCs w:val="20"/>
              </w:rPr>
              <w:t>Continuous Flow with Link Capacity Constraint</w:t>
            </w:r>
          </w:p>
          <w:p w14:paraId="70D33ED2" w14:textId="4967A0C6" w:rsidR="00D4054B" w:rsidRDefault="0094472D">
            <w:pPr>
              <w:widowControl w:val="0"/>
              <w:numPr>
                <w:ilvl w:val="0"/>
                <w:numId w:val="2"/>
              </w:numPr>
              <w:spacing w:line="436" w:lineRule="auto"/>
              <w:ind w:hanging="360"/>
              <w:rPr>
                <w:sz w:val="20"/>
                <w:szCs w:val="20"/>
              </w:rPr>
            </w:pPr>
            <w:r>
              <w:rPr>
                <w:sz w:val="20"/>
                <w:szCs w:val="20"/>
              </w:rPr>
              <w:t xml:space="preserve">Traffic Assignment Method: </w:t>
            </w:r>
            <w:r>
              <w:rPr>
                <w:b/>
                <w:sz w:val="20"/>
                <w:szCs w:val="20"/>
              </w:rPr>
              <w:t>0.</w:t>
            </w:r>
            <w:r>
              <w:rPr>
                <w:sz w:val="20"/>
                <w:szCs w:val="20"/>
              </w:rPr>
              <w:t xml:space="preserve"> </w:t>
            </w:r>
            <w:r>
              <w:rPr>
                <w:b/>
                <w:sz w:val="20"/>
                <w:szCs w:val="20"/>
              </w:rPr>
              <w:t xml:space="preserve">Method of </w:t>
            </w:r>
            <w:r w:rsidR="00364CB8">
              <w:rPr>
                <w:b/>
                <w:sz w:val="20"/>
                <w:szCs w:val="20"/>
              </w:rPr>
              <w:t>Successive</w:t>
            </w:r>
            <w:r>
              <w:rPr>
                <w:b/>
                <w:sz w:val="20"/>
                <w:szCs w:val="20"/>
              </w:rPr>
              <w:t xml:space="preserve"> Average</w:t>
            </w:r>
            <w:r>
              <w:rPr>
                <w:sz w:val="20"/>
                <w:szCs w:val="20"/>
              </w:rPr>
              <w:t xml:space="preserve"> or </w:t>
            </w:r>
            <w:r>
              <w:rPr>
                <w:b/>
                <w:sz w:val="20"/>
                <w:szCs w:val="20"/>
              </w:rPr>
              <w:t>1.Fixed Switching Rate</w:t>
            </w:r>
          </w:p>
          <w:p w14:paraId="731DF86B" w14:textId="77777777" w:rsidR="00D4054B" w:rsidRDefault="0094472D">
            <w:pPr>
              <w:widowControl w:val="0"/>
              <w:numPr>
                <w:ilvl w:val="0"/>
                <w:numId w:val="2"/>
              </w:numPr>
              <w:spacing w:line="436" w:lineRule="auto"/>
              <w:ind w:hanging="360"/>
              <w:rPr>
                <w:sz w:val="20"/>
                <w:szCs w:val="20"/>
              </w:rPr>
            </w:pPr>
            <w:r>
              <w:rPr>
                <w:sz w:val="20"/>
                <w:szCs w:val="20"/>
              </w:rPr>
              <w:t xml:space="preserve"> # of Iterations/Days: </w:t>
            </w:r>
            <w:r>
              <w:rPr>
                <w:b/>
                <w:sz w:val="20"/>
                <w:szCs w:val="20"/>
              </w:rPr>
              <w:t>1</w:t>
            </w:r>
          </w:p>
          <w:p w14:paraId="7FD9F749" w14:textId="77777777" w:rsidR="00D4054B" w:rsidRDefault="00D4054B">
            <w:pPr>
              <w:widowControl w:val="0"/>
              <w:spacing w:line="240" w:lineRule="auto"/>
              <w:contextualSpacing w:val="0"/>
            </w:pPr>
          </w:p>
        </w:tc>
      </w:tr>
    </w:tbl>
    <w:p w14:paraId="16DBEB40" w14:textId="77777777" w:rsidR="00D4054B" w:rsidRDefault="00D4054B">
      <w:pPr>
        <w:widowControl w:val="0"/>
        <w:spacing w:before="60" w:line="360" w:lineRule="auto"/>
        <w:jc w:val="center"/>
      </w:pPr>
    </w:p>
    <w:p w14:paraId="0DDCB318" w14:textId="77777777" w:rsidR="00D4054B" w:rsidRDefault="0094472D">
      <w:pPr>
        <w:widowControl w:val="0"/>
        <w:spacing w:before="60" w:line="436" w:lineRule="auto"/>
      </w:pPr>
      <w:r>
        <w:rPr>
          <w:b/>
        </w:rPr>
        <w:t>3)</w:t>
      </w:r>
      <w:r>
        <w:t xml:space="preserve"> View the result of simulation and analyze traffic states</w:t>
      </w:r>
    </w:p>
    <w:p w14:paraId="66CF6613" w14:textId="77777777" w:rsidR="00D4054B" w:rsidRDefault="0094472D">
      <w:pPr>
        <w:widowControl w:val="0"/>
        <w:spacing w:before="60" w:line="436" w:lineRule="auto"/>
      </w:pPr>
      <w:r>
        <w:t xml:space="preserve"> </w:t>
      </w:r>
      <w:r>
        <w:rPr>
          <w:b/>
        </w:rPr>
        <w:t>3.1)</w:t>
      </w:r>
      <w:r>
        <w:t xml:space="preserve"> Traffic variable: “Total Volume over Capacity Ratio”</w:t>
      </w:r>
    </w:p>
    <w:p w14:paraId="3D8BD63F" w14:textId="77777777" w:rsidR="00D4054B" w:rsidRDefault="0094472D">
      <w:pPr>
        <w:widowControl w:val="0"/>
        <w:spacing w:before="60" w:line="436" w:lineRule="auto"/>
      </w:pPr>
      <w:r>
        <w:rPr>
          <w:b/>
        </w:rPr>
        <w:t xml:space="preserve">(i) </w:t>
      </w:r>
      <w:r>
        <w:t>View the simulation result: “Total Volume over Capacity Ratio”</w:t>
      </w:r>
    </w:p>
    <w:p w14:paraId="38A70594" w14:textId="77777777" w:rsidR="00D4054B" w:rsidRDefault="0094472D">
      <w:pPr>
        <w:widowControl w:val="0"/>
        <w:spacing w:before="60" w:line="436" w:lineRule="auto"/>
        <w:ind w:left="720"/>
      </w:pPr>
      <w:r>
        <w:lastRenderedPageBreak/>
        <w:t>The procedure and result are shown in Fig.19.</w:t>
      </w:r>
    </w:p>
    <w:tbl>
      <w:tblPr>
        <w:tblStyle w:val="af"/>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gridCol w:w="3240"/>
      </w:tblGrid>
      <w:tr w:rsidR="00D4054B" w14:paraId="73621B8D" w14:textId="77777777" w:rsidTr="00D4054B">
        <w:tc>
          <w:tcPr>
            <w:tcW w:w="9720" w:type="dxa"/>
            <w:tcMar>
              <w:top w:w="100" w:type="dxa"/>
              <w:left w:w="100" w:type="dxa"/>
              <w:bottom w:w="100" w:type="dxa"/>
              <w:right w:w="100" w:type="dxa"/>
            </w:tcMar>
          </w:tcPr>
          <w:p w14:paraId="7A8DDEAC" w14:textId="77777777" w:rsidR="00D4054B" w:rsidRDefault="0094472D">
            <w:pPr>
              <w:widowControl w:val="0"/>
              <w:spacing w:line="240" w:lineRule="auto"/>
              <w:contextualSpacing w:val="0"/>
            </w:pPr>
            <w:r>
              <w:rPr>
                <w:noProof/>
              </w:rPr>
              <w:drawing>
                <wp:inline distT="114300" distB="114300" distL="114300" distR="114300" wp14:anchorId="030C1FA1" wp14:editId="032623B5">
                  <wp:extent cx="5953125" cy="3200400"/>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8"/>
                          <a:srcRect/>
                          <a:stretch>
                            <a:fillRect/>
                          </a:stretch>
                        </pic:blipFill>
                        <pic:spPr>
                          <a:xfrm>
                            <a:off x="0" y="0"/>
                            <a:ext cx="5953125" cy="3200400"/>
                          </a:xfrm>
                          <a:prstGeom prst="rect">
                            <a:avLst/>
                          </a:prstGeom>
                          <a:ln/>
                        </pic:spPr>
                      </pic:pic>
                    </a:graphicData>
                  </a:graphic>
                </wp:inline>
              </w:drawing>
            </w:r>
          </w:p>
          <w:p w14:paraId="2FA45982" w14:textId="77777777" w:rsidR="00D4054B" w:rsidRDefault="0094472D">
            <w:pPr>
              <w:widowControl w:val="0"/>
              <w:spacing w:before="60" w:line="436" w:lineRule="auto"/>
              <w:contextualSpacing w:val="0"/>
              <w:jc w:val="center"/>
            </w:pPr>
            <w:r>
              <w:rPr>
                <w:sz w:val="18"/>
                <w:szCs w:val="18"/>
              </w:rPr>
              <w:t>Fig.19. The procedure of analyzing the bottleneck</w:t>
            </w:r>
          </w:p>
        </w:tc>
        <w:tc>
          <w:tcPr>
            <w:tcW w:w="3240" w:type="dxa"/>
            <w:tcMar>
              <w:top w:w="100" w:type="dxa"/>
              <w:left w:w="100" w:type="dxa"/>
              <w:bottom w:w="100" w:type="dxa"/>
              <w:right w:w="100" w:type="dxa"/>
            </w:tcMar>
          </w:tcPr>
          <w:p w14:paraId="4F0A8ECB" w14:textId="77777777" w:rsidR="00D4054B" w:rsidRDefault="00D4054B">
            <w:pPr>
              <w:widowControl w:val="0"/>
              <w:spacing w:before="60" w:line="360" w:lineRule="auto"/>
              <w:contextualSpacing w:val="0"/>
            </w:pPr>
          </w:p>
          <w:p w14:paraId="6314CEEC" w14:textId="1CBD0726" w:rsidR="00D4054B"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1AC7EB43" w14:textId="77777777" w:rsidR="004003EF" w:rsidRPr="004003EF" w:rsidRDefault="004003EF" w:rsidP="004003EF">
            <w:pPr>
              <w:widowControl w:val="0"/>
              <w:spacing w:line="240" w:lineRule="auto"/>
              <w:contextualSpacing w:val="0"/>
              <w:jc w:val="center"/>
              <w:rPr>
                <w:color w:val="800000"/>
                <w:sz w:val="36"/>
                <w:szCs w:val="36"/>
              </w:rPr>
            </w:pPr>
          </w:p>
          <w:p w14:paraId="30531105" w14:textId="77777777" w:rsidR="00D4054B" w:rsidRDefault="0094472D">
            <w:pPr>
              <w:widowControl w:val="0"/>
              <w:spacing w:before="60" w:line="360" w:lineRule="auto"/>
              <w:contextualSpacing w:val="0"/>
            </w:pPr>
            <w:r>
              <w:rPr>
                <w:b/>
                <w:sz w:val="20"/>
                <w:szCs w:val="20"/>
              </w:rPr>
              <w:t>Step 1</w:t>
            </w:r>
            <w:r>
              <w:rPr>
                <w:sz w:val="20"/>
                <w:szCs w:val="20"/>
              </w:rPr>
              <w:t>: Click on the “config” button at the top of the GIS layers panel</w:t>
            </w:r>
          </w:p>
          <w:p w14:paraId="7DC0CC1F" w14:textId="77777777" w:rsidR="00D4054B" w:rsidRDefault="0094472D">
            <w:pPr>
              <w:widowControl w:val="0"/>
              <w:spacing w:before="60" w:line="360" w:lineRule="auto"/>
              <w:contextualSpacing w:val="0"/>
            </w:pPr>
            <w:r>
              <w:rPr>
                <w:b/>
                <w:sz w:val="20"/>
                <w:szCs w:val="20"/>
              </w:rPr>
              <w:t>Step 2</w:t>
            </w:r>
            <w:r>
              <w:rPr>
                <w:sz w:val="20"/>
                <w:szCs w:val="20"/>
              </w:rPr>
              <w:t>:“Total Volume over Capacity Ratio” in “link text label”</w:t>
            </w:r>
          </w:p>
          <w:p w14:paraId="6863C343" w14:textId="77777777" w:rsidR="00D4054B" w:rsidRDefault="0094472D">
            <w:pPr>
              <w:widowControl w:val="0"/>
              <w:spacing w:before="60" w:line="360" w:lineRule="auto"/>
              <w:contextualSpacing w:val="0"/>
            </w:pPr>
            <w:r>
              <w:rPr>
                <w:b/>
                <w:sz w:val="20"/>
                <w:szCs w:val="20"/>
              </w:rPr>
              <w:t>Step 3</w:t>
            </w:r>
            <w:r>
              <w:rPr>
                <w:sz w:val="20"/>
                <w:szCs w:val="20"/>
              </w:rPr>
              <w:t>: Slide the “time clock” to the simulation time at 7am to 9am</w:t>
            </w:r>
          </w:p>
          <w:p w14:paraId="5646C0DF" w14:textId="77777777" w:rsidR="00D4054B" w:rsidRDefault="0094472D">
            <w:pPr>
              <w:widowControl w:val="0"/>
              <w:spacing w:before="60" w:line="360" w:lineRule="auto"/>
              <w:contextualSpacing w:val="0"/>
            </w:pPr>
            <w:r>
              <w:rPr>
                <w:b/>
                <w:sz w:val="20"/>
                <w:szCs w:val="20"/>
              </w:rPr>
              <w:t>Step 4</w:t>
            </w:r>
            <w:r>
              <w:rPr>
                <w:sz w:val="20"/>
                <w:szCs w:val="20"/>
              </w:rPr>
              <w:t>: View the volume over capacity of any links in the network.</w:t>
            </w:r>
          </w:p>
        </w:tc>
      </w:tr>
    </w:tbl>
    <w:p w14:paraId="15C7E9AF" w14:textId="77777777" w:rsidR="00D4054B" w:rsidRDefault="00D4054B">
      <w:pPr>
        <w:widowControl w:val="0"/>
        <w:spacing w:before="60" w:line="436" w:lineRule="auto"/>
      </w:pPr>
    </w:p>
    <w:p w14:paraId="315CA2FC" w14:textId="77777777" w:rsidR="00D4054B" w:rsidRDefault="0094472D">
      <w:pPr>
        <w:widowControl w:val="0"/>
        <w:spacing w:before="60" w:line="436" w:lineRule="auto"/>
      </w:pPr>
      <w:r>
        <w:rPr>
          <w:b/>
        </w:rPr>
        <w:t>(ii)</w:t>
      </w:r>
      <w:r>
        <w:t xml:space="preserve"> Analyze the simulation result: “Total Volume over Capacity Ratio”</w:t>
      </w:r>
    </w:p>
    <w:p w14:paraId="49E5712B" w14:textId="77777777" w:rsidR="00D4054B" w:rsidRDefault="0094472D">
      <w:pPr>
        <w:widowControl w:val="0"/>
        <w:spacing w:before="60" w:line="436" w:lineRule="auto"/>
        <w:ind w:firstLine="720"/>
      </w:pPr>
      <w:r>
        <w:t>Question: Why Link 9-&gt;10 and link 10-&gt;11 are easy to be bottleneck? It is due to its capacity and traffic demand. In this case, the path 1 is only chosen. The capacity of the link is 3600 per hour, the OD demand is 7200, and the simulation time is 2 hours, so its volume/capacity is 1.</w:t>
      </w:r>
    </w:p>
    <w:p w14:paraId="02334D60" w14:textId="77777777" w:rsidR="00D4054B" w:rsidRDefault="0094472D">
      <w:pPr>
        <w:widowControl w:val="0"/>
        <w:spacing w:before="60" w:line="436" w:lineRule="auto"/>
      </w:pPr>
      <w:r>
        <w:rPr>
          <w:b/>
        </w:rPr>
        <w:t>3.2)</w:t>
      </w:r>
      <w:r>
        <w:t xml:space="preserve"> View the traffic states of one path</w:t>
      </w:r>
    </w:p>
    <w:p w14:paraId="052C0BAF" w14:textId="77777777" w:rsidR="00D4054B" w:rsidRDefault="0094472D">
      <w:pPr>
        <w:widowControl w:val="0"/>
        <w:spacing w:before="60" w:line="436" w:lineRule="auto"/>
      </w:pPr>
      <w:r>
        <w:rPr>
          <w:b/>
        </w:rPr>
        <w:lastRenderedPageBreak/>
        <w:t>(i)</w:t>
      </w:r>
      <w:r>
        <w:t xml:space="preserve"> View the simulation result</w:t>
      </w:r>
    </w:p>
    <w:p w14:paraId="05C8E7B6" w14:textId="77777777" w:rsidR="00D4054B" w:rsidRDefault="0094472D">
      <w:pPr>
        <w:widowControl w:val="0"/>
        <w:spacing w:before="60"/>
      </w:pPr>
      <w:r>
        <w:t>Through the operation mentioned above, the traffic states of path 1 can be viewed in Fig.20.</w:t>
      </w:r>
    </w:p>
    <w:p w14:paraId="076DDEE5" w14:textId="77777777" w:rsidR="00D4054B" w:rsidRDefault="00D4054B">
      <w:pPr>
        <w:widowControl w:val="0"/>
        <w:spacing w:before="60"/>
      </w:pPr>
    </w:p>
    <w:tbl>
      <w:tblPr>
        <w:tblStyle w:val="af0"/>
        <w:tblW w:w="12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gridCol w:w="3255"/>
      </w:tblGrid>
      <w:tr w:rsidR="00D4054B" w14:paraId="17D2D22C" w14:textId="77777777" w:rsidTr="00D4054B">
        <w:tc>
          <w:tcPr>
            <w:tcW w:w="9330" w:type="dxa"/>
            <w:tcMar>
              <w:top w:w="100" w:type="dxa"/>
              <w:left w:w="100" w:type="dxa"/>
              <w:bottom w:w="100" w:type="dxa"/>
              <w:right w:w="100" w:type="dxa"/>
            </w:tcMar>
          </w:tcPr>
          <w:p w14:paraId="1D0C9ABD" w14:textId="77777777" w:rsidR="00D4054B" w:rsidRDefault="0094472D">
            <w:pPr>
              <w:widowControl w:val="0"/>
              <w:spacing w:line="240" w:lineRule="auto"/>
              <w:ind w:right="75"/>
              <w:contextualSpacing w:val="0"/>
              <w:jc w:val="center"/>
            </w:pPr>
            <w:r>
              <w:rPr>
                <w:noProof/>
              </w:rPr>
              <w:drawing>
                <wp:inline distT="114300" distB="114300" distL="114300" distR="114300" wp14:anchorId="69347D6B" wp14:editId="1DBC5839">
                  <wp:extent cx="5619750" cy="2942368"/>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9"/>
                          <a:srcRect/>
                          <a:stretch>
                            <a:fillRect/>
                          </a:stretch>
                        </pic:blipFill>
                        <pic:spPr>
                          <a:xfrm>
                            <a:off x="0" y="0"/>
                            <a:ext cx="5619750" cy="2942368"/>
                          </a:xfrm>
                          <a:prstGeom prst="rect">
                            <a:avLst/>
                          </a:prstGeom>
                          <a:ln/>
                        </pic:spPr>
                      </pic:pic>
                    </a:graphicData>
                  </a:graphic>
                </wp:inline>
              </w:drawing>
            </w:r>
          </w:p>
          <w:p w14:paraId="0799034B" w14:textId="77777777" w:rsidR="00D4054B" w:rsidRDefault="0094472D">
            <w:pPr>
              <w:widowControl w:val="0"/>
              <w:spacing w:line="240" w:lineRule="auto"/>
              <w:ind w:right="75"/>
              <w:contextualSpacing w:val="0"/>
              <w:jc w:val="center"/>
            </w:pPr>
            <w:r>
              <w:rPr>
                <w:sz w:val="18"/>
                <w:szCs w:val="18"/>
              </w:rPr>
              <w:t>Fig.20. The interface of path analysis</w:t>
            </w:r>
            <w:r>
              <w:t xml:space="preserve"> </w:t>
            </w:r>
          </w:p>
        </w:tc>
        <w:tc>
          <w:tcPr>
            <w:tcW w:w="3255" w:type="dxa"/>
            <w:tcMar>
              <w:top w:w="100" w:type="dxa"/>
              <w:left w:w="100" w:type="dxa"/>
              <w:bottom w:w="100" w:type="dxa"/>
              <w:right w:w="100" w:type="dxa"/>
            </w:tcMar>
          </w:tcPr>
          <w:p w14:paraId="310B4907" w14:textId="77777777" w:rsidR="004003EF" w:rsidRDefault="004003EF" w:rsidP="004003EF">
            <w:pPr>
              <w:widowControl w:val="0"/>
              <w:spacing w:line="240" w:lineRule="auto"/>
              <w:contextualSpacing w:val="0"/>
              <w:jc w:val="center"/>
              <w:rPr>
                <w:color w:val="800000"/>
                <w:sz w:val="36"/>
                <w:szCs w:val="36"/>
              </w:rPr>
            </w:pPr>
            <w:r w:rsidRPr="004003EF">
              <w:rPr>
                <w:color w:val="800000"/>
                <w:sz w:val="36"/>
                <w:szCs w:val="36"/>
              </w:rPr>
              <w:t>STEPS</w:t>
            </w:r>
          </w:p>
          <w:p w14:paraId="14201925" w14:textId="77777777" w:rsidR="00D4054B" w:rsidRDefault="00D4054B">
            <w:pPr>
              <w:widowControl w:val="0"/>
              <w:spacing w:before="60"/>
              <w:contextualSpacing w:val="0"/>
            </w:pPr>
          </w:p>
          <w:p w14:paraId="2E7167D0" w14:textId="77777777" w:rsidR="00D4054B" w:rsidRDefault="0094472D">
            <w:pPr>
              <w:widowControl w:val="0"/>
              <w:spacing w:before="60"/>
              <w:contextualSpacing w:val="0"/>
            </w:pPr>
            <w:r>
              <w:rPr>
                <w:b/>
                <w:sz w:val="20"/>
                <w:szCs w:val="20"/>
              </w:rPr>
              <w:t>Step 1</w:t>
            </w:r>
            <w:r>
              <w:rPr>
                <w:sz w:val="20"/>
                <w:szCs w:val="20"/>
              </w:rPr>
              <w:t>: Select the “path” layer in the GIS layers panel</w:t>
            </w:r>
          </w:p>
          <w:p w14:paraId="4FA85DB5" w14:textId="488134A6" w:rsidR="00D4054B" w:rsidRDefault="0094472D">
            <w:pPr>
              <w:widowControl w:val="0"/>
              <w:spacing w:before="60"/>
              <w:contextualSpacing w:val="0"/>
            </w:pPr>
            <w:r>
              <w:rPr>
                <w:b/>
                <w:sz w:val="20"/>
                <w:szCs w:val="20"/>
              </w:rPr>
              <w:t>Step 2</w:t>
            </w:r>
            <w:r>
              <w:rPr>
                <w:sz w:val="20"/>
                <w:szCs w:val="20"/>
              </w:rPr>
              <w:t xml:space="preserve">: Click on node 1-&gt; right click </w:t>
            </w:r>
            <w:r w:rsidR="004003EF">
              <w:rPr>
                <w:sz w:val="20"/>
                <w:szCs w:val="20"/>
              </w:rPr>
              <w:t>menu to</w:t>
            </w:r>
            <w:r>
              <w:rPr>
                <w:sz w:val="20"/>
                <w:szCs w:val="20"/>
              </w:rPr>
              <w:t xml:space="preserve"> choose “Direction from here”</w:t>
            </w:r>
          </w:p>
          <w:p w14:paraId="091FC15C" w14:textId="77777777" w:rsidR="00D4054B" w:rsidRDefault="0094472D">
            <w:pPr>
              <w:widowControl w:val="0"/>
              <w:spacing w:before="60"/>
              <w:contextualSpacing w:val="0"/>
            </w:pPr>
            <w:r>
              <w:rPr>
                <w:b/>
                <w:sz w:val="20"/>
                <w:szCs w:val="20"/>
              </w:rPr>
              <w:t>Step 3</w:t>
            </w:r>
            <w:r>
              <w:rPr>
                <w:sz w:val="20"/>
                <w:szCs w:val="20"/>
              </w:rPr>
              <w:t>: Click node 2-&gt; right click menu to choose “Direction to here”</w:t>
            </w:r>
          </w:p>
          <w:p w14:paraId="2249A510" w14:textId="77777777" w:rsidR="00D4054B" w:rsidRDefault="0094472D">
            <w:pPr>
              <w:widowControl w:val="0"/>
              <w:spacing w:before="60"/>
              <w:contextualSpacing w:val="0"/>
            </w:pPr>
            <w:r>
              <w:rPr>
                <w:b/>
                <w:sz w:val="20"/>
                <w:szCs w:val="20"/>
              </w:rPr>
              <w:t>Step 4</w:t>
            </w:r>
            <w:r>
              <w:rPr>
                <w:sz w:val="20"/>
                <w:szCs w:val="20"/>
              </w:rPr>
              <w:t>:  Select any node (e.g. node 8) of the path 1-&gt; right click to choose “Add Intermediate Destination here”.</w:t>
            </w:r>
          </w:p>
          <w:p w14:paraId="7E4E2AF4" w14:textId="77777777" w:rsidR="00D4054B" w:rsidRDefault="0094472D">
            <w:pPr>
              <w:widowControl w:val="0"/>
              <w:spacing w:before="60"/>
              <w:contextualSpacing w:val="0"/>
            </w:pPr>
            <w:r>
              <w:rPr>
                <w:b/>
                <w:sz w:val="20"/>
                <w:szCs w:val="20"/>
              </w:rPr>
              <w:t>Step 5</w:t>
            </w:r>
            <w:r>
              <w:rPr>
                <w:sz w:val="20"/>
                <w:szCs w:val="20"/>
              </w:rPr>
              <w:t>: To view the traffic states of selected path, click on the “Path” button in the MOE bar</w:t>
            </w:r>
          </w:p>
        </w:tc>
      </w:tr>
    </w:tbl>
    <w:p w14:paraId="0DD59B75" w14:textId="77777777" w:rsidR="00D4054B" w:rsidRDefault="00D4054B">
      <w:pPr>
        <w:widowControl w:val="0"/>
        <w:spacing w:before="60" w:line="436" w:lineRule="auto"/>
        <w:ind w:firstLine="720"/>
      </w:pPr>
    </w:p>
    <w:p w14:paraId="56B99731" w14:textId="77777777" w:rsidR="00D4054B" w:rsidRDefault="0094472D">
      <w:pPr>
        <w:widowControl w:val="0"/>
        <w:spacing w:before="60" w:line="436" w:lineRule="auto"/>
        <w:ind w:firstLine="720"/>
      </w:pPr>
      <w:r>
        <w:t xml:space="preserve">Then, click on the “Density Contour”, “Speed Contour”, and “V/C Contour” to analyze the details of this traffic assignment. The assumption is that you have installed the </w:t>
      </w:r>
      <w:r>
        <w:rPr>
          <w:b/>
          <w:i/>
        </w:rPr>
        <w:t xml:space="preserve">gnuplot </w:t>
      </w:r>
      <w:r>
        <w:t>software at</w:t>
      </w:r>
      <w:hyperlink r:id="rId50">
        <w:r>
          <w:t xml:space="preserve"> </w:t>
        </w:r>
      </w:hyperlink>
      <w:hyperlink r:id="rId51">
        <w:r>
          <w:rPr>
            <w:color w:val="0000FF"/>
            <w:u w:val="single"/>
          </w:rPr>
          <w:t>http://sourceforge.net/projects/gnuplot/files/</w:t>
        </w:r>
      </w:hyperlink>
      <w:r>
        <w:t>.</w:t>
      </w:r>
    </w:p>
    <w:p w14:paraId="28EA1BC7" w14:textId="77777777" w:rsidR="00D4054B" w:rsidRDefault="0094472D">
      <w:pPr>
        <w:widowControl w:val="0"/>
        <w:spacing w:before="60" w:line="436" w:lineRule="auto"/>
      </w:pPr>
      <w:r>
        <w:rPr>
          <w:b/>
        </w:rPr>
        <w:t>(ii)</w:t>
      </w:r>
      <w:r>
        <w:t xml:space="preserve"> Analyze the simulation result:</w:t>
      </w:r>
    </w:p>
    <w:p w14:paraId="1FCDB11A" w14:textId="77777777" w:rsidR="004003EF" w:rsidRDefault="004003EF">
      <w:pPr>
        <w:widowControl w:val="0"/>
        <w:spacing w:before="60" w:line="436" w:lineRule="auto"/>
        <w:ind w:firstLine="720"/>
      </w:pPr>
    </w:p>
    <w:p w14:paraId="31100265" w14:textId="77777777" w:rsidR="004003EF" w:rsidRDefault="004003EF">
      <w:pPr>
        <w:widowControl w:val="0"/>
        <w:spacing w:before="60" w:line="436" w:lineRule="auto"/>
        <w:ind w:firstLine="720"/>
      </w:pPr>
    </w:p>
    <w:p w14:paraId="38386720" w14:textId="77777777" w:rsidR="00D4054B" w:rsidRDefault="0094472D">
      <w:pPr>
        <w:widowControl w:val="0"/>
        <w:spacing w:before="60" w:line="436" w:lineRule="auto"/>
        <w:ind w:firstLine="720"/>
      </w:pPr>
      <w:r>
        <w:t>In this case, the density contour is shown in Fig.21. Similarly, other analyses can also be displayed easily.</w:t>
      </w:r>
    </w:p>
    <w:p w14:paraId="66D91B8D" w14:textId="07AD3276" w:rsidR="00D4054B" w:rsidRDefault="00364CB8">
      <w:pPr>
        <w:widowControl w:val="0"/>
        <w:spacing w:before="60" w:line="436" w:lineRule="auto"/>
        <w:jc w:val="center"/>
      </w:pPr>
      <w:r>
        <w:rPr>
          <w:rStyle w:val="CommentReference"/>
        </w:rPr>
        <w:commentReference w:id="20"/>
      </w:r>
      <w:r w:rsidR="00362B2F">
        <w:rPr>
          <w:noProof/>
        </w:rPr>
        <w:drawing>
          <wp:inline distT="0" distB="0" distL="0" distR="0" wp14:anchorId="1A7593D7" wp14:editId="2BB550B6">
            <wp:extent cx="6544588" cy="329611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ynamic density.PNG"/>
                    <pic:cNvPicPr/>
                  </pic:nvPicPr>
                  <pic:blipFill>
                    <a:blip r:embed="rId52">
                      <a:extLst>
                        <a:ext uri="{28A0092B-C50C-407E-A947-70E740481C1C}">
                          <a14:useLocalDpi xmlns:a14="http://schemas.microsoft.com/office/drawing/2010/main" val="0"/>
                        </a:ext>
                      </a:extLst>
                    </a:blip>
                    <a:stretch>
                      <a:fillRect/>
                    </a:stretch>
                  </pic:blipFill>
                  <pic:spPr>
                    <a:xfrm>
                      <a:off x="0" y="0"/>
                      <a:ext cx="6544588" cy="3296110"/>
                    </a:xfrm>
                    <a:prstGeom prst="rect">
                      <a:avLst/>
                    </a:prstGeom>
                  </pic:spPr>
                </pic:pic>
              </a:graphicData>
            </a:graphic>
          </wp:inline>
        </w:drawing>
      </w:r>
    </w:p>
    <w:p w14:paraId="3202E3C3" w14:textId="6FA87D9F" w:rsidR="00D4054B" w:rsidRDefault="0094472D">
      <w:pPr>
        <w:widowControl w:val="0"/>
        <w:spacing w:before="60"/>
        <w:jc w:val="center"/>
        <w:rPr>
          <w:sz w:val="18"/>
          <w:szCs w:val="18"/>
        </w:rPr>
      </w:pPr>
      <w:r>
        <w:rPr>
          <w:sz w:val="18"/>
          <w:szCs w:val="18"/>
        </w:rPr>
        <w:t xml:space="preserve">Fig.21. </w:t>
      </w:r>
      <w:r w:rsidR="004003EF">
        <w:rPr>
          <w:sz w:val="18"/>
          <w:szCs w:val="18"/>
        </w:rPr>
        <w:t>The</w:t>
      </w:r>
      <w:r>
        <w:rPr>
          <w:sz w:val="18"/>
          <w:szCs w:val="18"/>
        </w:rPr>
        <w:t xml:space="preserve"> plot of dynamic density of path 1</w:t>
      </w:r>
    </w:p>
    <w:p w14:paraId="4629B225" w14:textId="77777777" w:rsidR="00364CB8" w:rsidRDefault="00364CB8">
      <w:pPr>
        <w:widowControl w:val="0"/>
        <w:spacing w:before="60"/>
        <w:jc w:val="center"/>
        <w:rPr>
          <w:sz w:val="18"/>
          <w:szCs w:val="18"/>
        </w:rPr>
      </w:pPr>
    </w:p>
    <w:p w14:paraId="48A41AF8" w14:textId="47694F82" w:rsidR="00364CB8" w:rsidRDefault="00364CB8">
      <w:pPr>
        <w:widowControl w:val="0"/>
        <w:spacing w:before="60"/>
        <w:jc w:val="center"/>
      </w:pPr>
    </w:p>
    <w:p w14:paraId="33E88D20" w14:textId="77777777" w:rsidR="00D4054B" w:rsidRDefault="0094472D">
      <w:pPr>
        <w:widowControl w:val="0"/>
        <w:spacing w:before="60" w:line="436" w:lineRule="auto"/>
        <w:ind w:firstLine="720"/>
      </w:pPr>
      <w:r>
        <w:t>From this figure, link 9-&gt;10 and link 10-&gt;11 has a high density, which is consistent with the above “Total Volume over Capacity Ratio”.</w:t>
      </w:r>
    </w:p>
    <w:p w14:paraId="7B7AE3EE" w14:textId="77777777" w:rsidR="002E0E5C" w:rsidRPr="002E0E5C" w:rsidRDefault="0094472D" w:rsidP="002E0E5C">
      <w:pPr>
        <w:widowControl w:val="0"/>
        <w:spacing w:before="60" w:line="436" w:lineRule="auto"/>
      </w:pPr>
      <w:r>
        <w:rPr>
          <w:b/>
        </w:rPr>
        <w:t>3.3)</w:t>
      </w:r>
      <w:r>
        <w:t xml:space="preserve"> View link MOE of bottleneck links</w:t>
      </w:r>
    </w:p>
    <w:p w14:paraId="34872376" w14:textId="77777777" w:rsidR="002E0E5C" w:rsidRDefault="002E0E5C" w:rsidP="002E0E5C">
      <w:pPr>
        <w:widowControl w:val="0"/>
        <w:spacing w:line="240" w:lineRule="auto"/>
        <w:rPr>
          <w:b/>
        </w:rPr>
      </w:pPr>
      <w:r>
        <w:rPr>
          <w:b/>
        </w:rPr>
        <w:lastRenderedPageBreak/>
        <w:t xml:space="preserve">Problem 3 (for students)  </w:t>
      </w:r>
      <w:r w:rsidRPr="002E0E5C">
        <w:rPr>
          <w:noProof/>
        </w:rPr>
        <w:t xml:space="preserve"> </w:t>
      </w:r>
      <w:r>
        <w:rPr>
          <w:noProof/>
        </w:rPr>
        <w:t xml:space="preserve"> </w:t>
      </w:r>
      <w:r>
        <w:rPr>
          <w:noProof/>
        </w:rPr>
        <w:drawing>
          <wp:inline distT="0" distB="0" distL="0" distR="0" wp14:anchorId="1EE93F27" wp14:editId="75287A68">
            <wp:extent cx="252248" cy="2866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3F684567" w14:textId="77777777" w:rsidR="002E0E5C" w:rsidRDefault="002E0E5C" w:rsidP="002E0E5C">
      <w:pPr>
        <w:widowControl w:val="0"/>
        <w:spacing w:line="240" w:lineRule="auto"/>
      </w:pPr>
      <w:r>
        <w:t xml:space="preserve"> Please show the traffic density, speed and link and lane-based volume time series plots for links 8-&gt;9 and link 9-&gt;10. Explain why the density on link 8-&gt;9 is 20 vehicles per mile per lane, shown in Fig. 24. </w:t>
      </w:r>
    </w:p>
    <w:p w14:paraId="1E3B4A99" w14:textId="77777777" w:rsidR="002E0E5C" w:rsidRPr="002E0E5C" w:rsidRDefault="002E0E5C" w:rsidP="002E0E5C">
      <w:pPr>
        <w:widowControl w:val="0"/>
        <w:spacing w:line="240" w:lineRule="auto"/>
      </w:pPr>
      <w:r>
        <w:rPr>
          <w:b/>
        </w:rPr>
        <w:t>Problem 4 (for students)</w:t>
      </w:r>
      <w:r w:rsidRPr="002E0E5C">
        <w:rPr>
          <w:noProof/>
        </w:rPr>
        <w:t xml:space="preserve"> </w:t>
      </w:r>
      <w:r>
        <w:rPr>
          <w:noProof/>
        </w:rPr>
        <w:drawing>
          <wp:inline distT="0" distB="0" distL="0" distR="0" wp14:anchorId="2CECCD50" wp14:editId="138D2E56">
            <wp:extent cx="252248" cy="2866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59AA0651" w14:textId="77777777" w:rsidR="00364CB8" w:rsidRDefault="002E0E5C" w:rsidP="002E0E5C">
      <w:pPr>
        <w:widowControl w:val="0"/>
        <w:spacing w:before="60" w:line="436" w:lineRule="auto"/>
      </w:pPr>
      <w:r>
        <w:t xml:space="preserve"> In order to have detailed data extracted from the simulation results, please click on Menu-&gt;Data -&gt;Export Link MOE to CSV File. </w:t>
      </w:r>
    </w:p>
    <w:p w14:paraId="0F552500" w14:textId="77777777" w:rsidR="00364CB8" w:rsidRDefault="00364CB8" w:rsidP="002E0E5C">
      <w:pPr>
        <w:widowControl w:val="0"/>
        <w:spacing w:before="60" w:line="436" w:lineRule="auto"/>
      </w:pPr>
    </w:p>
    <w:p w14:paraId="63A9A2AD" w14:textId="6AC1292A" w:rsidR="002E0E5C" w:rsidRDefault="002E0E5C" w:rsidP="002E0E5C">
      <w:pPr>
        <w:widowControl w:val="0"/>
        <w:spacing w:before="60" w:line="436" w:lineRule="auto"/>
      </w:pPr>
      <w:r>
        <w:t xml:space="preserve">Please plot the flow-density points in the Q-K relationship </w:t>
      </w:r>
      <w:r w:rsidR="004003EF">
        <w:t>figure</w:t>
      </w:r>
      <w:r>
        <w:t xml:space="preserve"> for links 8-&gt;9 and 9-&gt;10.</w:t>
      </w:r>
    </w:p>
    <w:p w14:paraId="7DD2B18B" w14:textId="77777777" w:rsidR="00D4054B" w:rsidRDefault="00D4054B">
      <w:pPr>
        <w:widowControl w:val="0"/>
        <w:spacing w:before="60" w:line="436" w:lineRule="auto"/>
        <w:ind w:firstLine="720"/>
      </w:pPr>
    </w:p>
    <w:p w14:paraId="16F21484" w14:textId="77777777" w:rsidR="00D4054B" w:rsidRDefault="0094472D">
      <w:pPr>
        <w:widowControl w:val="0"/>
        <w:spacing w:before="60"/>
        <w:jc w:val="center"/>
      </w:pPr>
      <w:r>
        <w:rPr>
          <w:noProof/>
        </w:rPr>
        <w:drawing>
          <wp:inline distT="114300" distB="114300" distL="114300" distR="114300" wp14:anchorId="2A375C88" wp14:editId="28E5853B">
            <wp:extent cx="5200650" cy="2070068"/>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3"/>
                    <a:srcRect/>
                    <a:stretch>
                      <a:fillRect/>
                    </a:stretch>
                  </pic:blipFill>
                  <pic:spPr>
                    <a:xfrm>
                      <a:off x="0" y="0"/>
                      <a:ext cx="5200650" cy="2070068"/>
                    </a:xfrm>
                    <a:prstGeom prst="rect">
                      <a:avLst/>
                    </a:prstGeom>
                    <a:ln/>
                  </pic:spPr>
                </pic:pic>
              </a:graphicData>
            </a:graphic>
          </wp:inline>
        </w:drawing>
      </w:r>
    </w:p>
    <w:p w14:paraId="6009B889" w14:textId="77777777" w:rsidR="00D4054B" w:rsidRDefault="0094472D">
      <w:pPr>
        <w:widowControl w:val="0"/>
        <w:spacing w:before="60" w:line="360" w:lineRule="auto"/>
        <w:jc w:val="center"/>
      </w:pPr>
      <w:r>
        <w:rPr>
          <w:sz w:val="18"/>
          <w:szCs w:val="18"/>
        </w:rPr>
        <w:t>Fig.22. Simulated lane volume of link 8-&gt;9</w:t>
      </w:r>
    </w:p>
    <w:p w14:paraId="6FF93C87" w14:textId="5760278B" w:rsidR="00D4054B" w:rsidRDefault="00362B2F">
      <w:pPr>
        <w:widowControl w:val="0"/>
        <w:spacing w:before="60"/>
        <w:jc w:val="center"/>
      </w:pPr>
      <w:bookmarkStart w:id="21" w:name="_GoBack"/>
      <w:bookmarkEnd w:id="21"/>
      <w:r>
        <w:rPr>
          <w:noProof/>
        </w:rPr>
        <w:lastRenderedPageBreak/>
        <w:drawing>
          <wp:inline distT="0" distB="0" distL="0" distR="0" wp14:anchorId="1ED9E7CC" wp14:editId="289E50F5">
            <wp:extent cx="5708469" cy="2560137"/>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ew mo.PNG"/>
                    <pic:cNvPicPr/>
                  </pic:nvPicPr>
                  <pic:blipFill>
                    <a:blip r:embed="rId54">
                      <a:extLst>
                        <a:ext uri="{28A0092B-C50C-407E-A947-70E740481C1C}">
                          <a14:useLocalDpi xmlns:a14="http://schemas.microsoft.com/office/drawing/2010/main" val="0"/>
                        </a:ext>
                      </a:extLst>
                    </a:blip>
                    <a:stretch>
                      <a:fillRect/>
                    </a:stretch>
                  </pic:blipFill>
                  <pic:spPr>
                    <a:xfrm>
                      <a:off x="0" y="0"/>
                      <a:ext cx="5742418" cy="2575363"/>
                    </a:xfrm>
                    <a:prstGeom prst="rect">
                      <a:avLst/>
                    </a:prstGeom>
                  </pic:spPr>
                </pic:pic>
              </a:graphicData>
            </a:graphic>
          </wp:inline>
        </w:drawing>
      </w:r>
    </w:p>
    <w:p w14:paraId="4794024D" w14:textId="77777777" w:rsidR="00D4054B" w:rsidRDefault="0094472D">
      <w:pPr>
        <w:widowControl w:val="0"/>
        <w:spacing w:before="60" w:line="360" w:lineRule="auto"/>
        <w:jc w:val="center"/>
        <w:rPr>
          <w:sz w:val="18"/>
          <w:szCs w:val="18"/>
        </w:rPr>
      </w:pPr>
      <w:r>
        <w:rPr>
          <w:sz w:val="18"/>
          <w:szCs w:val="18"/>
        </w:rPr>
        <w:t>Fig.23. Simulated speed of link 8-&gt;9</w:t>
      </w:r>
    </w:p>
    <w:p w14:paraId="50792453" w14:textId="77777777" w:rsidR="00364CB8" w:rsidRDefault="00364CB8">
      <w:pPr>
        <w:widowControl w:val="0"/>
        <w:spacing w:before="60" w:line="360" w:lineRule="auto"/>
        <w:jc w:val="center"/>
      </w:pPr>
    </w:p>
    <w:p w14:paraId="3CD09C0B" w14:textId="61284C49" w:rsidR="00364CB8" w:rsidRDefault="00364CB8">
      <w:pPr>
        <w:widowControl w:val="0"/>
        <w:spacing w:before="60" w:line="360" w:lineRule="auto"/>
        <w:jc w:val="center"/>
      </w:pPr>
    </w:p>
    <w:p w14:paraId="29FF35BA" w14:textId="77777777" w:rsidR="00364CB8" w:rsidRDefault="00364CB8">
      <w:pPr>
        <w:widowControl w:val="0"/>
        <w:spacing w:before="60" w:line="360" w:lineRule="auto"/>
        <w:jc w:val="center"/>
      </w:pPr>
    </w:p>
    <w:p w14:paraId="3EBCF158" w14:textId="77777777" w:rsidR="00364CB8" w:rsidRDefault="00364CB8">
      <w:pPr>
        <w:widowControl w:val="0"/>
        <w:spacing w:before="60" w:line="360" w:lineRule="auto"/>
        <w:jc w:val="center"/>
      </w:pPr>
    </w:p>
    <w:p w14:paraId="71838F76" w14:textId="77777777" w:rsidR="00364CB8" w:rsidRDefault="00364CB8">
      <w:pPr>
        <w:widowControl w:val="0"/>
        <w:spacing w:before="60" w:line="360" w:lineRule="auto"/>
        <w:jc w:val="center"/>
      </w:pPr>
    </w:p>
    <w:p w14:paraId="5F23A18B" w14:textId="77777777" w:rsidR="00364CB8" w:rsidRDefault="00364CB8">
      <w:pPr>
        <w:widowControl w:val="0"/>
        <w:spacing w:before="60" w:line="360" w:lineRule="auto"/>
        <w:jc w:val="center"/>
      </w:pPr>
    </w:p>
    <w:p w14:paraId="1429162C" w14:textId="77777777" w:rsidR="00D4054B" w:rsidRDefault="0094472D">
      <w:pPr>
        <w:widowControl w:val="0"/>
        <w:spacing w:before="60"/>
        <w:jc w:val="center"/>
      </w:pPr>
      <w:r>
        <w:rPr>
          <w:noProof/>
        </w:rPr>
        <w:lastRenderedPageBreak/>
        <w:drawing>
          <wp:inline distT="114300" distB="114300" distL="114300" distR="114300" wp14:anchorId="00E97BC7" wp14:editId="183E40C3">
            <wp:extent cx="5324475" cy="2108168"/>
            <wp:effectExtent l="0" t="0" r="0" b="0"/>
            <wp:docPr id="1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5"/>
                    <a:srcRect/>
                    <a:stretch>
                      <a:fillRect/>
                    </a:stretch>
                  </pic:blipFill>
                  <pic:spPr>
                    <a:xfrm>
                      <a:off x="0" y="0"/>
                      <a:ext cx="5324475" cy="2108168"/>
                    </a:xfrm>
                    <a:prstGeom prst="rect">
                      <a:avLst/>
                    </a:prstGeom>
                    <a:ln/>
                  </pic:spPr>
                </pic:pic>
              </a:graphicData>
            </a:graphic>
          </wp:inline>
        </w:drawing>
      </w:r>
    </w:p>
    <w:p w14:paraId="0744536E" w14:textId="77777777" w:rsidR="00D4054B" w:rsidRDefault="0094472D">
      <w:pPr>
        <w:widowControl w:val="0"/>
        <w:spacing w:before="60" w:line="360" w:lineRule="auto"/>
        <w:jc w:val="center"/>
      </w:pPr>
      <w:r>
        <w:rPr>
          <w:sz w:val="18"/>
          <w:szCs w:val="18"/>
        </w:rPr>
        <w:t>Fig.24. Simulated density of link 8-&gt;9</w:t>
      </w:r>
    </w:p>
    <w:p w14:paraId="52E7683B" w14:textId="77777777" w:rsidR="004003EF" w:rsidRDefault="004003EF">
      <w:pPr>
        <w:pStyle w:val="Heading2"/>
        <w:widowControl w:val="0"/>
        <w:spacing w:line="436" w:lineRule="auto"/>
        <w:rPr>
          <w:rFonts w:ascii="Arial" w:eastAsia="Arial" w:hAnsi="Arial" w:cs="Arial"/>
          <w:color w:val="4F81BD"/>
          <w:sz w:val="24"/>
          <w:szCs w:val="24"/>
        </w:rPr>
      </w:pPr>
      <w:bookmarkStart w:id="22" w:name="h.1ksv4uv" w:colFirst="0" w:colLast="0"/>
      <w:bookmarkEnd w:id="22"/>
    </w:p>
    <w:p w14:paraId="4CDDCE19" w14:textId="77777777" w:rsidR="00364CB8" w:rsidRDefault="00364CB8" w:rsidP="00364CB8"/>
    <w:p w14:paraId="743870F1" w14:textId="77777777" w:rsidR="00364CB8" w:rsidRDefault="00364CB8" w:rsidP="00364CB8"/>
    <w:p w14:paraId="3451C1EA" w14:textId="77777777" w:rsidR="00364CB8" w:rsidRDefault="00364CB8" w:rsidP="00364CB8"/>
    <w:p w14:paraId="3F890B4B" w14:textId="77777777" w:rsidR="00364CB8" w:rsidRDefault="00364CB8" w:rsidP="00364CB8"/>
    <w:p w14:paraId="07831B8F" w14:textId="77777777" w:rsidR="00364CB8" w:rsidRDefault="00364CB8" w:rsidP="00364CB8"/>
    <w:p w14:paraId="4BC4F239" w14:textId="77777777" w:rsidR="00364CB8" w:rsidRDefault="00364CB8" w:rsidP="00364CB8"/>
    <w:p w14:paraId="5D8D542A" w14:textId="77777777" w:rsidR="00364CB8" w:rsidRDefault="00364CB8" w:rsidP="00364CB8"/>
    <w:p w14:paraId="11E2B8D6" w14:textId="77777777" w:rsidR="00364CB8" w:rsidRDefault="00364CB8" w:rsidP="00364CB8"/>
    <w:p w14:paraId="41D99A98" w14:textId="77777777" w:rsidR="00364CB8" w:rsidRDefault="00364CB8" w:rsidP="00364CB8"/>
    <w:p w14:paraId="540CA38B" w14:textId="77777777" w:rsidR="00364CB8" w:rsidRDefault="00364CB8" w:rsidP="00364CB8"/>
    <w:p w14:paraId="03EADBAC" w14:textId="77777777" w:rsidR="00364CB8" w:rsidRDefault="00364CB8" w:rsidP="00364CB8"/>
    <w:p w14:paraId="63FA1698" w14:textId="77777777" w:rsidR="00364CB8" w:rsidRDefault="00364CB8" w:rsidP="00364CB8"/>
    <w:p w14:paraId="0C41BF81" w14:textId="77777777" w:rsidR="00364CB8" w:rsidRPr="00364CB8" w:rsidRDefault="00364CB8" w:rsidP="00364CB8"/>
    <w:p w14:paraId="5C4D5BFB" w14:textId="01B308BF" w:rsidR="00D4054B" w:rsidRDefault="004003EF">
      <w:pPr>
        <w:pStyle w:val="Heading2"/>
        <w:widowControl w:val="0"/>
        <w:spacing w:line="436" w:lineRule="auto"/>
      </w:pPr>
      <w:r>
        <w:rPr>
          <w:rFonts w:ascii="Arial" w:eastAsia="Arial" w:hAnsi="Arial" w:cs="Arial"/>
          <w:color w:val="4F81BD"/>
          <w:sz w:val="24"/>
          <w:szCs w:val="24"/>
        </w:rPr>
        <w:lastRenderedPageBreak/>
        <w:t xml:space="preserve"> </w:t>
      </w:r>
      <w:r w:rsidR="0094472D">
        <w:rPr>
          <w:rFonts w:ascii="Arial" w:eastAsia="Arial" w:hAnsi="Arial" w:cs="Arial"/>
          <w:color w:val="4F81BD"/>
          <w:sz w:val="24"/>
          <w:szCs w:val="24"/>
        </w:rPr>
        <w:t>(2) Graphical Method</w:t>
      </w:r>
    </w:p>
    <w:p w14:paraId="1ECE85E0" w14:textId="73BAF0E9" w:rsidR="00D4054B" w:rsidRDefault="0094472D">
      <w:pPr>
        <w:widowControl w:val="0"/>
        <w:spacing w:before="60" w:line="436" w:lineRule="auto"/>
        <w:ind w:firstLine="720"/>
      </w:pPr>
      <w:r>
        <w:t xml:space="preserve">In order to ensure DTALite provides results from the analytical </w:t>
      </w:r>
      <w:r w:rsidR="004003EF">
        <w:t>method, we</w:t>
      </w:r>
      <w:r>
        <w:t xml:space="preserve"> now examine link 8-&gt;9 and link 9-&gt;10. Recall that, link 8-&gt;9 has three lanes and link 9-&gt;10 has two lanes. One can derive their traffic states using the graphical method shown in Fig.25. and  Fig.26.</w:t>
      </w:r>
    </w:p>
    <w:tbl>
      <w:tblPr>
        <w:tblStyle w:val="af2"/>
        <w:tblpPr w:leftFromText="180" w:rightFromText="180" w:vertAnchor="text" w:horzAnchor="page" w:tblpX="1361" w:tblpY="250"/>
        <w:tblW w:w="122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5"/>
        <w:gridCol w:w="5444"/>
      </w:tblGrid>
      <w:tr w:rsidR="00D90D0E" w14:paraId="1731B3F9" w14:textId="77777777" w:rsidTr="00D90D0E">
        <w:trPr>
          <w:trHeight w:val="3284"/>
        </w:trPr>
        <w:tc>
          <w:tcPr>
            <w:tcW w:w="6805" w:type="dxa"/>
            <w:tcMar>
              <w:top w:w="100" w:type="dxa"/>
              <w:left w:w="100" w:type="dxa"/>
              <w:bottom w:w="100" w:type="dxa"/>
              <w:right w:w="100" w:type="dxa"/>
            </w:tcMar>
          </w:tcPr>
          <w:p w14:paraId="3AFC41FB" w14:textId="77777777" w:rsidR="00D90D0E" w:rsidRDefault="00D90D0E" w:rsidP="00D90D0E">
            <w:pPr>
              <w:widowControl w:val="0"/>
              <w:spacing w:line="240" w:lineRule="auto"/>
              <w:contextualSpacing w:val="0"/>
              <w:jc w:val="center"/>
            </w:pPr>
            <w:r>
              <w:rPr>
                <w:noProof/>
              </w:rPr>
              <w:drawing>
                <wp:inline distT="114300" distB="114300" distL="114300" distR="114300" wp14:anchorId="25C6916A" wp14:editId="4DC54E13">
                  <wp:extent cx="3448050" cy="2465165"/>
                  <wp:effectExtent l="0" t="0" r="0" b="0"/>
                  <wp:docPr id="2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56"/>
                          <a:srcRect/>
                          <a:stretch>
                            <a:fillRect/>
                          </a:stretch>
                        </pic:blipFill>
                        <pic:spPr>
                          <a:xfrm>
                            <a:off x="0" y="0"/>
                            <a:ext cx="3448050" cy="2465165"/>
                          </a:xfrm>
                          <a:prstGeom prst="rect">
                            <a:avLst/>
                          </a:prstGeom>
                          <a:ln/>
                        </pic:spPr>
                      </pic:pic>
                    </a:graphicData>
                  </a:graphic>
                </wp:inline>
              </w:drawing>
            </w:r>
          </w:p>
          <w:p w14:paraId="7A7C0256" w14:textId="77777777" w:rsidR="00D90D0E" w:rsidRDefault="00D90D0E" w:rsidP="00D90D0E">
            <w:pPr>
              <w:widowControl w:val="0"/>
              <w:contextualSpacing w:val="0"/>
              <w:jc w:val="center"/>
            </w:pPr>
            <w:r>
              <w:rPr>
                <w:sz w:val="18"/>
                <w:szCs w:val="18"/>
              </w:rPr>
              <w:t>Fig.25. The flow-density relationship for different states of links</w:t>
            </w:r>
          </w:p>
        </w:tc>
        <w:tc>
          <w:tcPr>
            <w:tcW w:w="5444" w:type="dxa"/>
            <w:tcMar>
              <w:top w:w="100" w:type="dxa"/>
              <w:left w:w="100" w:type="dxa"/>
              <w:bottom w:w="100" w:type="dxa"/>
              <w:right w:w="100" w:type="dxa"/>
            </w:tcMar>
          </w:tcPr>
          <w:p w14:paraId="02729A60" w14:textId="77777777" w:rsidR="00D90D0E" w:rsidRDefault="00D90D0E" w:rsidP="00D90D0E">
            <w:pPr>
              <w:widowControl w:val="0"/>
              <w:spacing w:before="60"/>
              <w:contextualSpacing w:val="0"/>
              <w:jc w:val="center"/>
            </w:pPr>
            <w:r>
              <w:rPr>
                <w:noProof/>
              </w:rPr>
              <w:drawing>
                <wp:inline distT="114300" distB="114300" distL="114300" distR="114300" wp14:anchorId="2550FC15" wp14:editId="2EE3688D">
                  <wp:extent cx="3057525" cy="833152"/>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3057525" cy="833152"/>
                          </a:xfrm>
                          <a:prstGeom prst="rect">
                            <a:avLst/>
                          </a:prstGeom>
                          <a:ln/>
                        </pic:spPr>
                      </pic:pic>
                    </a:graphicData>
                  </a:graphic>
                </wp:inline>
              </w:drawing>
            </w:r>
          </w:p>
          <w:p w14:paraId="0199158B" w14:textId="77777777" w:rsidR="00D90D0E" w:rsidRDefault="00D90D0E" w:rsidP="00D90D0E">
            <w:pPr>
              <w:widowControl w:val="0"/>
              <w:spacing w:line="436" w:lineRule="auto"/>
              <w:ind w:left="720"/>
              <w:contextualSpacing w:val="0"/>
            </w:pPr>
          </w:p>
          <w:p w14:paraId="68DC1F9B" w14:textId="77777777" w:rsidR="00D90D0E" w:rsidRDefault="00D90D0E" w:rsidP="00D90D0E">
            <w:pPr>
              <w:widowControl w:val="0"/>
              <w:spacing w:line="436" w:lineRule="auto"/>
              <w:ind w:left="720"/>
              <w:contextualSpacing w:val="0"/>
            </w:pPr>
            <w:r>
              <w:rPr>
                <w:sz w:val="20"/>
                <w:szCs w:val="20"/>
              </w:rPr>
              <w:t>U: interface between two different traffic states.</w:t>
            </w:r>
          </w:p>
          <w:p w14:paraId="5FB5714A" w14:textId="77777777" w:rsidR="00D90D0E" w:rsidRDefault="00D90D0E" w:rsidP="00D90D0E">
            <w:pPr>
              <w:widowControl w:val="0"/>
              <w:spacing w:line="436" w:lineRule="auto"/>
              <w:ind w:left="720"/>
              <w:contextualSpacing w:val="0"/>
            </w:pPr>
            <w:r>
              <w:rPr>
                <w:sz w:val="20"/>
                <w:szCs w:val="20"/>
              </w:rPr>
              <w:t>State O: there is no traffic flow</w:t>
            </w:r>
          </w:p>
          <w:p w14:paraId="4EC817DF" w14:textId="77777777" w:rsidR="00D90D0E" w:rsidRDefault="00D90D0E" w:rsidP="00D90D0E">
            <w:pPr>
              <w:widowControl w:val="0"/>
              <w:spacing w:line="436" w:lineRule="auto"/>
              <w:ind w:left="720"/>
              <w:contextualSpacing w:val="0"/>
            </w:pPr>
            <w:r>
              <w:rPr>
                <w:sz w:val="20"/>
                <w:szCs w:val="20"/>
              </w:rPr>
              <w:t>State A: the demand traffic enter the link 8-&gt;9</w:t>
            </w:r>
          </w:p>
          <w:p w14:paraId="6D48A6BE" w14:textId="77777777" w:rsidR="00D90D0E" w:rsidRDefault="00D90D0E" w:rsidP="00D90D0E">
            <w:pPr>
              <w:widowControl w:val="0"/>
              <w:spacing w:line="436" w:lineRule="auto"/>
              <w:ind w:left="720"/>
              <w:contextualSpacing w:val="0"/>
            </w:pPr>
            <w:r>
              <w:rPr>
                <w:sz w:val="20"/>
                <w:szCs w:val="20"/>
              </w:rPr>
              <w:t>State C: the steady traffic state of link 9-&gt;10</w:t>
            </w:r>
          </w:p>
        </w:tc>
      </w:tr>
      <w:tr w:rsidR="00D90D0E" w14:paraId="6E78A7B4" w14:textId="77777777" w:rsidTr="00D90D0E">
        <w:trPr>
          <w:trHeight w:val="1050"/>
        </w:trPr>
        <w:tc>
          <w:tcPr>
            <w:tcW w:w="6805" w:type="dxa"/>
            <w:tcMar>
              <w:top w:w="100" w:type="dxa"/>
              <w:left w:w="100" w:type="dxa"/>
              <w:bottom w:w="100" w:type="dxa"/>
              <w:right w:w="100" w:type="dxa"/>
            </w:tcMar>
          </w:tcPr>
          <w:p w14:paraId="68D20F20" w14:textId="77777777" w:rsidR="00D90D0E" w:rsidRDefault="00D90D0E" w:rsidP="00D90D0E">
            <w:pPr>
              <w:widowControl w:val="0"/>
              <w:spacing w:line="240" w:lineRule="auto"/>
              <w:contextualSpacing w:val="0"/>
              <w:jc w:val="center"/>
            </w:pPr>
            <w:r>
              <w:rPr>
                <w:noProof/>
              </w:rPr>
              <w:lastRenderedPageBreak/>
              <w:drawing>
                <wp:inline distT="114300" distB="114300" distL="114300" distR="114300" wp14:anchorId="652EC888" wp14:editId="4ECFE50B">
                  <wp:extent cx="4248150" cy="2347246"/>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8"/>
                          <a:srcRect/>
                          <a:stretch>
                            <a:fillRect/>
                          </a:stretch>
                        </pic:blipFill>
                        <pic:spPr>
                          <a:xfrm>
                            <a:off x="0" y="0"/>
                            <a:ext cx="4248150" cy="2347246"/>
                          </a:xfrm>
                          <a:prstGeom prst="rect">
                            <a:avLst/>
                          </a:prstGeom>
                          <a:ln/>
                        </pic:spPr>
                      </pic:pic>
                    </a:graphicData>
                  </a:graphic>
                </wp:inline>
              </w:drawing>
            </w:r>
          </w:p>
          <w:p w14:paraId="5D9B3D41" w14:textId="77777777" w:rsidR="00D90D0E" w:rsidRDefault="00D90D0E" w:rsidP="00D90D0E">
            <w:pPr>
              <w:widowControl w:val="0"/>
              <w:ind w:firstLine="720"/>
              <w:contextualSpacing w:val="0"/>
              <w:jc w:val="center"/>
            </w:pPr>
            <w:r>
              <w:rPr>
                <w:sz w:val="18"/>
                <w:szCs w:val="18"/>
              </w:rPr>
              <w:t>Fig.26. Vehicles’ trajectory in space-time diagram</w:t>
            </w:r>
          </w:p>
        </w:tc>
        <w:tc>
          <w:tcPr>
            <w:tcW w:w="5444" w:type="dxa"/>
            <w:tcMar>
              <w:top w:w="100" w:type="dxa"/>
              <w:left w:w="100" w:type="dxa"/>
              <w:bottom w:w="100" w:type="dxa"/>
              <w:right w:w="100" w:type="dxa"/>
            </w:tcMar>
          </w:tcPr>
          <w:p w14:paraId="2789BF68" w14:textId="77777777" w:rsidR="00D90D0E" w:rsidRDefault="00D90D0E" w:rsidP="00D90D0E">
            <w:pPr>
              <w:widowControl w:val="0"/>
              <w:spacing w:before="60" w:line="436" w:lineRule="auto"/>
              <w:ind w:left="360"/>
              <w:contextualSpacing w:val="0"/>
            </w:pPr>
          </w:p>
          <w:p w14:paraId="6A80B59F" w14:textId="77777777" w:rsidR="00D90D0E" w:rsidRDefault="00D90D0E" w:rsidP="00D90D0E">
            <w:pPr>
              <w:widowControl w:val="0"/>
              <w:spacing w:before="60" w:line="436" w:lineRule="auto"/>
              <w:ind w:left="360"/>
              <w:contextualSpacing w:val="0"/>
            </w:pPr>
            <w:r>
              <w:rPr>
                <w:b/>
                <w:sz w:val="20"/>
                <w:szCs w:val="20"/>
              </w:rPr>
              <w:t>Speed:</w:t>
            </w:r>
            <w:r>
              <w:rPr>
                <w:sz w:val="20"/>
                <w:szCs w:val="20"/>
              </w:rPr>
              <w:t xml:space="preserve"> The speed of link 8-&gt;9 and link 9-&gt;10 is the free flow speed, 60 mph, because the demand is equal to the capacity for the two links.</w:t>
            </w:r>
          </w:p>
          <w:p w14:paraId="66C4817B" w14:textId="77777777" w:rsidR="00D90D0E" w:rsidRDefault="00D90D0E" w:rsidP="00D90D0E">
            <w:pPr>
              <w:widowControl w:val="0"/>
              <w:spacing w:before="60" w:line="436" w:lineRule="auto"/>
              <w:ind w:left="360"/>
              <w:contextualSpacing w:val="0"/>
            </w:pPr>
            <w:r>
              <w:rPr>
                <w:b/>
                <w:sz w:val="20"/>
                <w:szCs w:val="20"/>
              </w:rPr>
              <w:t>Density:</w:t>
            </w:r>
            <w:r>
              <w:rPr>
                <w:sz w:val="20"/>
                <w:szCs w:val="20"/>
              </w:rPr>
              <w:t xml:space="preserve"> Link 8-&gt;9 is always at the state A and link 9-&gt;10 is at the state C, so its density is 60 vpmpl(link) for the both links. Meanwhile, about the density of each lane, link 8-&gt;9 is 20 vpmpl(lane) and link 9-&gt;10 is 30 vpmpl(lane).</w:t>
            </w:r>
          </w:p>
          <w:p w14:paraId="1BA83B08" w14:textId="77777777" w:rsidR="00D90D0E" w:rsidRDefault="00D90D0E" w:rsidP="00D90D0E">
            <w:pPr>
              <w:widowControl w:val="0"/>
              <w:spacing w:before="60" w:line="436" w:lineRule="auto"/>
              <w:ind w:left="720" w:hanging="360"/>
              <w:contextualSpacing w:val="0"/>
            </w:pPr>
            <w:r>
              <w:rPr>
                <w:b/>
                <w:sz w:val="20"/>
                <w:szCs w:val="20"/>
              </w:rPr>
              <w:t>Propagation time duration</w:t>
            </w:r>
            <w:r>
              <w:rPr>
                <w:sz w:val="20"/>
                <w:szCs w:val="20"/>
              </w:rPr>
              <w:t>: N/A</w:t>
            </w:r>
          </w:p>
          <w:p w14:paraId="1FED523D" w14:textId="77777777" w:rsidR="00D90D0E" w:rsidRDefault="00D90D0E" w:rsidP="00D90D0E">
            <w:pPr>
              <w:widowControl w:val="0"/>
              <w:spacing w:line="240" w:lineRule="auto"/>
              <w:contextualSpacing w:val="0"/>
            </w:pPr>
          </w:p>
        </w:tc>
      </w:tr>
    </w:tbl>
    <w:p w14:paraId="73F2A61B" w14:textId="77777777" w:rsidR="00D4054B" w:rsidRDefault="00D4054B" w:rsidP="004003EF">
      <w:pPr>
        <w:widowControl w:val="0"/>
        <w:spacing w:before="60" w:line="436" w:lineRule="auto"/>
      </w:pPr>
    </w:p>
    <w:p w14:paraId="51B69DE8" w14:textId="77777777" w:rsidR="00D4054B" w:rsidRPr="00D90D0E" w:rsidRDefault="0094472D">
      <w:pPr>
        <w:pStyle w:val="Heading1"/>
        <w:widowControl w:val="0"/>
        <w:spacing w:before="480" w:after="120" w:line="436" w:lineRule="auto"/>
        <w:rPr>
          <w:color w:val="800000"/>
        </w:rPr>
      </w:pPr>
      <w:bookmarkStart w:id="23" w:name="h.44sinio" w:colFirst="0" w:colLast="0"/>
      <w:bookmarkEnd w:id="23"/>
      <w:r w:rsidRPr="00D90D0E">
        <w:rPr>
          <w:rFonts w:ascii="Times New Roman" w:eastAsia="Times New Roman" w:hAnsi="Times New Roman" w:cs="Times New Roman"/>
          <w:b/>
          <w:color w:val="800000"/>
        </w:rPr>
        <w:t>Case2: demand &gt; supply (multiplier=1.2)</w:t>
      </w:r>
    </w:p>
    <w:p w14:paraId="65D4A253" w14:textId="77777777" w:rsidR="00D4054B" w:rsidRDefault="0094472D">
      <w:pPr>
        <w:pStyle w:val="Heading2"/>
        <w:widowControl w:val="0"/>
        <w:spacing w:line="436" w:lineRule="auto"/>
      </w:pPr>
      <w:bookmarkStart w:id="24" w:name="h.2jxsxqh" w:colFirst="0" w:colLast="0"/>
      <w:bookmarkEnd w:id="24"/>
      <w:r>
        <w:rPr>
          <w:rFonts w:ascii="Arial" w:eastAsia="Arial" w:hAnsi="Arial" w:cs="Arial"/>
          <w:color w:val="4F81BD"/>
          <w:sz w:val="24"/>
          <w:szCs w:val="24"/>
        </w:rPr>
        <w:t>(1) DTALite (KW Simulation Model)</w:t>
      </w:r>
    </w:p>
    <w:p w14:paraId="29642A36" w14:textId="350FE699" w:rsidR="00D4054B" w:rsidRDefault="0094472D" w:rsidP="00FF091B">
      <w:pPr>
        <w:widowControl w:val="0"/>
        <w:spacing w:before="60" w:line="436" w:lineRule="auto"/>
        <w:ind w:firstLine="720"/>
      </w:pPr>
      <w:r>
        <w:t xml:space="preserve">When the demand multiplier is 1.2, the hourly OD demand is 0.5*7200*1.2 (4320). The limit capacity of the path 1 is 3600, so now the demand is slightly higher than the path capacity. As a result, a traffic congestion is formed and further propagted to the upstream corridor. </w:t>
      </w:r>
      <w:r w:rsidR="00FF091B">
        <w:t>The procedures are</w:t>
      </w:r>
    </w:p>
    <w:p w14:paraId="02B42E37" w14:textId="2B88C230" w:rsidR="00D4054B" w:rsidRDefault="00FF091B" w:rsidP="00FF091B">
      <w:pPr>
        <w:pStyle w:val="ListParagraph"/>
        <w:widowControl w:val="0"/>
        <w:numPr>
          <w:ilvl w:val="0"/>
          <w:numId w:val="9"/>
        </w:numPr>
        <w:spacing w:before="60" w:line="436" w:lineRule="auto"/>
      </w:pPr>
      <w:r>
        <w:t>go to input_demad_data_list</w:t>
      </w:r>
    </w:p>
    <w:p w14:paraId="079D3B65" w14:textId="191A7886" w:rsidR="00FF091B" w:rsidRDefault="00FF091B" w:rsidP="00FF091B">
      <w:pPr>
        <w:pStyle w:val="ListParagraph"/>
        <w:widowControl w:val="0"/>
        <w:numPr>
          <w:ilvl w:val="0"/>
          <w:numId w:val="9"/>
        </w:numPr>
        <w:spacing w:before="60" w:line="436" w:lineRule="auto"/>
      </w:pPr>
      <w:r>
        <w:t>Change the loading multiplier to 1.2 in the excel sheet</w:t>
      </w:r>
    </w:p>
    <w:p w14:paraId="555DAA3A" w14:textId="278E730A" w:rsidR="00D4054B" w:rsidRDefault="0094472D">
      <w:pPr>
        <w:widowControl w:val="0"/>
        <w:spacing w:before="60" w:line="436" w:lineRule="auto"/>
        <w:ind w:firstLine="720"/>
      </w:pPr>
      <w:r>
        <w:lastRenderedPageBreak/>
        <w:t>) Check the “</w:t>
      </w:r>
      <w:r w:rsidRPr="00FF091B">
        <w:rPr>
          <w:highlight w:val="yellow"/>
        </w:rPr>
        <w:t>Total Volume over Capacity Ratio</w:t>
      </w:r>
      <w:r>
        <w:t>” first to locate the bottlenecks, shown in Fig.27, done like case 1.</w:t>
      </w:r>
    </w:p>
    <w:p w14:paraId="05586066" w14:textId="77777777" w:rsidR="00D4054B" w:rsidRDefault="0094472D">
      <w:pPr>
        <w:widowControl w:val="0"/>
        <w:spacing w:before="60"/>
        <w:jc w:val="center"/>
      </w:pPr>
      <w:r>
        <w:rPr>
          <w:noProof/>
        </w:rPr>
        <w:drawing>
          <wp:inline distT="114300" distB="114300" distL="114300" distR="114300" wp14:anchorId="0D96A682" wp14:editId="677E6F5D">
            <wp:extent cx="5229225" cy="2086927"/>
            <wp:effectExtent l="0" t="0" r="0" b="0"/>
            <wp:docPr id="23"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59"/>
                    <a:srcRect/>
                    <a:stretch>
                      <a:fillRect/>
                    </a:stretch>
                  </pic:blipFill>
                  <pic:spPr>
                    <a:xfrm>
                      <a:off x="0" y="0"/>
                      <a:ext cx="5229225" cy="2086927"/>
                    </a:xfrm>
                    <a:prstGeom prst="rect">
                      <a:avLst/>
                    </a:prstGeom>
                    <a:ln/>
                  </pic:spPr>
                </pic:pic>
              </a:graphicData>
            </a:graphic>
          </wp:inline>
        </w:drawing>
      </w:r>
    </w:p>
    <w:p w14:paraId="2A76CDB2" w14:textId="77777777" w:rsidR="00D4054B" w:rsidRDefault="0094472D">
      <w:pPr>
        <w:widowControl w:val="0"/>
        <w:spacing w:before="60" w:line="360" w:lineRule="auto"/>
        <w:jc w:val="center"/>
      </w:pPr>
      <w:r>
        <w:rPr>
          <w:sz w:val="18"/>
          <w:szCs w:val="18"/>
        </w:rPr>
        <w:t>Fig.27. Total volume over capacity ratio of case 2</w:t>
      </w:r>
    </w:p>
    <w:p w14:paraId="2ABDF8B0" w14:textId="77777777" w:rsidR="00D4054B" w:rsidRDefault="0094472D">
      <w:pPr>
        <w:widowControl w:val="0"/>
        <w:spacing w:before="60" w:line="436" w:lineRule="auto"/>
        <w:ind w:firstLine="720"/>
      </w:pPr>
      <w:r>
        <w:t>3) View its density contour shown in Fig.28.</w:t>
      </w:r>
    </w:p>
    <w:p w14:paraId="54FA354E" w14:textId="77777777" w:rsidR="00D4054B" w:rsidRDefault="0094472D">
      <w:pPr>
        <w:widowControl w:val="0"/>
        <w:spacing w:before="60"/>
        <w:jc w:val="center"/>
      </w:pPr>
      <w:r>
        <w:rPr>
          <w:noProof/>
        </w:rPr>
        <w:drawing>
          <wp:inline distT="114300" distB="114300" distL="114300" distR="114300" wp14:anchorId="78832E14" wp14:editId="5B8BB9AA">
            <wp:extent cx="4772025" cy="2692432"/>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4772025" cy="2692432"/>
                    </a:xfrm>
                    <a:prstGeom prst="rect">
                      <a:avLst/>
                    </a:prstGeom>
                    <a:ln/>
                  </pic:spPr>
                </pic:pic>
              </a:graphicData>
            </a:graphic>
          </wp:inline>
        </w:drawing>
      </w:r>
    </w:p>
    <w:p w14:paraId="1DDBC21C" w14:textId="77777777" w:rsidR="00D4054B" w:rsidRDefault="0094472D">
      <w:pPr>
        <w:widowControl w:val="0"/>
        <w:spacing w:before="60" w:line="360" w:lineRule="auto"/>
        <w:jc w:val="center"/>
      </w:pPr>
      <w:r>
        <w:rPr>
          <w:sz w:val="18"/>
          <w:szCs w:val="18"/>
        </w:rPr>
        <w:lastRenderedPageBreak/>
        <w:t>Fig.28. Density contour of path 1 in case 2</w:t>
      </w:r>
    </w:p>
    <w:p w14:paraId="12B27EAC" w14:textId="77777777" w:rsidR="00D4054B" w:rsidRDefault="0094472D">
      <w:pPr>
        <w:widowControl w:val="0"/>
        <w:spacing w:before="60" w:line="436" w:lineRule="auto"/>
        <w:ind w:firstLine="720"/>
      </w:pPr>
      <w:r>
        <w:t>Indicated by the above figure, traffic congestion starts from link 8-&gt;9, and then propagates back to upstream links. Then the traffic jam reaches the starting link 1-&gt;3 (without further space to accommodate the congestion), leading to continuously increasing density.</w:t>
      </w:r>
    </w:p>
    <w:p w14:paraId="64B23F6F" w14:textId="77777777" w:rsidR="00D4054B" w:rsidRDefault="0094472D">
      <w:pPr>
        <w:widowControl w:val="0"/>
        <w:spacing w:before="60" w:line="436" w:lineRule="auto"/>
        <w:ind w:firstLine="720"/>
      </w:pPr>
      <w:r>
        <w:t>3) Check the speed, density, and propagation time of link 8-&gt;9 from the “Link MOE” dialog, shown in Fig.29. and Fig.30, respectively.</w:t>
      </w:r>
    </w:p>
    <w:p w14:paraId="253872F2" w14:textId="77777777" w:rsidR="00D4054B" w:rsidRDefault="0094472D">
      <w:pPr>
        <w:widowControl w:val="0"/>
        <w:spacing w:before="60"/>
        <w:jc w:val="center"/>
      </w:pPr>
      <w:r>
        <w:rPr>
          <w:noProof/>
        </w:rPr>
        <w:drawing>
          <wp:inline distT="114300" distB="114300" distL="114300" distR="114300" wp14:anchorId="1A5E871A" wp14:editId="3771A9D7">
            <wp:extent cx="4714875" cy="1896809"/>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0"/>
                    <a:srcRect/>
                    <a:stretch>
                      <a:fillRect/>
                    </a:stretch>
                  </pic:blipFill>
                  <pic:spPr>
                    <a:xfrm>
                      <a:off x="0" y="0"/>
                      <a:ext cx="4714875" cy="1896809"/>
                    </a:xfrm>
                    <a:prstGeom prst="rect">
                      <a:avLst/>
                    </a:prstGeom>
                    <a:ln/>
                  </pic:spPr>
                </pic:pic>
              </a:graphicData>
            </a:graphic>
          </wp:inline>
        </w:drawing>
      </w:r>
    </w:p>
    <w:p w14:paraId="019E7DCB" w14:textId="77777777" w:rsidR="00D4054B" w:rsidRDefault="0094472D">
      <w:pPr>
        <w:widowControl w:val="0"/>
        <w:spacing w:before="60" w:line="360" w:lineRule="auto"/>
        <w:jc w:val="center"/>
      </w:pPr>
      <w:r>
        <w:rPr>
          <w:sz w:val="18"/>
          <w:szCs w:val="18"/>
        </w:rPr>
        <w:t>Fig.29. Simulated speed of link 8-&gt;9</w:t>
      </w:r>
    </w:p>
    <w:p w14:paraId="384C79FC" w14:textId="77777777" w:rsidR="00D4054B" w:rsidRDefault="0094472D">
      <w:pPr>
        <w:widowControl w:val="0"/>
        <w:spacing w:before="60"/>
        <w:jc w:val="center"/>
      </w:pPr>
      <w:r>
        <w:rPr>
          <w:noProof/>
        </w:rPr>
        <w:lastRenderedPageBreak/>
        <w:drawing>
          <wp:inline distT="114300" distB="114300" distL="114300" distR="114300" wp14:anchorId="1E8D7C31" wp14:editId="34E22A89">
            <wp:extent cx="4600575" cy="1836515"/>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1"/>
                    <a:srcRect/>
                    <a:stretch>
                      <a:fillRect/>
                    </a:stretch>
                  </pic:blipFill>
                  <pic:spPr>
                    <a:xfrm>
                      <a:off x="0" y="0"/>
                      <a:ext cx="4600575" cy="1836515"/>
                    </a:xfrm>
                    <a:prstGeom prst="rect">
                      <a:avLst/>
                    </a:prstGeom>
                    <a:ln/>
                  </pic:spPr>
                </pic:pic>
              </a:graphicData>
            </a:graphic>
          </wp:inline>
        </w:drawing>
      </w:r>
    </w:p>
    <w:p w14:paraId="68F09CF3" w14:textId="77777777" w:rsidR="00D4054B" w:rsidRDefault="0094472D">
      <w:pPr>
        <w:widowControl w:val="0"/>
        <w:spacing w:before="60" w:line="360" w:lineRule="auto"/>
        <w:jc w:val="center"/>
      </w:pPr>
      <w:r>
        <w:rPr>
          <w:sz w:val="18"/>
          <w:szCs w:val="18"/>
        </w:rPr>
        <w:t>Fig.30. Simulated density of link 8-&gt;9</w:t>
      </w:r>
    </w:p>
    <w:p w14:paraId="71C20ADD" w14:textId="77777777" w:rsidR="002E0E5C" w:rsidRDefault="002E0E5C" w:rsidP="002E0E5C">
      <w:pPr>
        <w:widowControl w:val="0"/>
        <w:spacing w:line="240" w:lineRule="auto"/>
      </w:pPr>
      <w:r>
        <w:rPr>
          <w:b/>
        </w:rPr>
        <w:t xml:space="preserve">Problem 5 </w:t>
      </w:r>
      <w:r>
        <w:rPr>
          <w:noProof/>
        </w:rPr>
        <w:drawing>
          <wp:inline distT="0" distB="0" distL="0" distR="0" wp14:anchorId="63868F3A" wp14:editId="3C318C85">
            <wp:extent cx="252248" cy="2866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3C27B267" w14:textId="77777777" w:rsidR="002E0E5C" w:rsidRDefault="002E0E5C" w:rsidP="002E0E5C">
      <w:pPr>
        <w:widowControl w:val="0"/>
        <w:spacing w:line="240" w:lineRule="auto"/>
      </w:pPr>
    </w:p>
    <w:p w14:paraId="59F3E578" w14:textId="77777777" w:rsidR="002E0E5C" w:rsidRDefault="002E0E5C" w:rsidP="002E0E5C">
      <w:pPr>
        <w:widowControl w:val="0"/>
        <w:spacing w:line="240" w:lineRule="auto"/>
      </w:pPr>
      <w:r>
        <w:t>Describe traffic speed and density evolutions on links 7-&gt;8 and 8-&gt;9. Calculate the traffic congestion speed.</w:t>
      </w:r>
    </w:p>
    <w:p w14:paraId="7CB71471" w14:textId="77777777" w:rsidR="00D4054B" w:rsidRDefault="0094472D" w:rsidP="002E0E5C">
      <w:pPr>
        <w:widowControl w:val="0"/>
        <w:spacing w:before="60" w:line="240" w:lineRule="auto"/>
      </w:pPr>
      <w:r w:rsidRPr="002E0E5C">
        <w:rPr>
          <w:b/>
        </w:rPr>
        <w:t>Hints</w:t>
      </w:r>
      <w:r>
        <w:t xml:space="preserve">: The speed of link 8-&gt;9 changes from 60 mph to 15 mph in the first 20 min, and its density increases from 24 vpmpl to 80 vpmpl.  </w:t>
      </w:r>
    </w:p>
    <w:p w14:paraId="6688E6A7" w14:textId="77777777" w:rsidR="002E0E5C" w:rsidRDefault="002E0E5C" w:rsidP="00D90D0E">
      <w:pPr>
        <w:widowControl w:val="0"/>
        <w:spacing w:before="60" w:line="436" w:lineRule="auto"/>
      </w:pPr>
    </w:p>
    <w:p w14:paraId="2D05898F" w14:textId="77777777" w:rsidR="00D4054B" w:rsidRDefault="0094472D">
      <w:pPr>
        <w:widowControl w:val="0"/>
        <w:spacing w:before="60" w:line="436" w:lineRule="auto"/>
        <w:ind w:firstLine="720"/>
      </w:pPr>
      <w:r>
        <w:t xml:space="preserve">To calculate traffic congestion propagation speed, we need to measure the propagation time and link length (1 mile). First, we need to select two links simultaneously, link 8-&gt;9 and link 7-&gt;8. Using key combination “ctrl +mouse click”, we can obtain the link MOE plot shown in Fig.31 and then measure the queue propagation time. </w:t>
      </w:r>
    </w:p>
    <w:p w14:paraId="487AF436" w14:textId="77777777" w:rsidR="00D4054B" w:rsidRDefault="0094472D">
      <w:pPr>
        <w:widowControl w:val="0"/>
        <w:spacing w:before="60"/>
        <w:jc w:val="center"/>
      </w:pPr>
      <w:commentRangeStart w:id="25"/>
      <w:r>
        <w:rPr>
          <w:noProof/>
        </w:rPr>
        <w:lastRenderedPageBreak/>
        <w:drawing>
          <wp:inline distT="114300" distB="114300" distL="114300" distR="114300" wp14:anchorId="53E8AC19" wp14:editId="201F167F">
            <wp:extent cx="5019675" cy="1971675"/>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2"/>
                    <a:srcRect/>
                    <a:stretch>
                      <a:fillRect/>
                    </a:stretch>
                  </pic:blipFill>
                  <pic:spPr>
                    <a:xfrm>
                      <a:off x="0" y="0"/>
                      <a:ext cx="5019675" cy="1971675"/>
                    </a:xfrm>
                    <a:prstGeom prst="rect">
                      <a:avLst/>
                    </a:prstGeom>
                    <a:ln/>
                  </pic:spPr>
                </pic:pic>
              </a:graphicData>
            </a:graphic>
          </wp:inline>
        </w:drawing>
      </w:r>
      <w:commentRangeEnd w:id="25"/>
      <w:r w:rsidR="00FF091B">
        <w:rPr>
          <w:rStyle w:val="CommentReference"/>
        </w:rPr>
        <w:commentReference w:id="25"/>
      </w:r>
    </w:p>
    <w:p w14:paraId="2FF79D7A" w14:textId="77777777" w:rsidR="00D4054B" w:rsidRDefault="0094472D">
      <w:pPr>
        <w:widowControl w:val="0"/>
        <w:spacing w:before="60" w:line="360" w:lineRule="auto"/>
        <w:jc w:val="center"/>
      </w:pPr>
      <w:r>
        <w:rPr>
          <w:sz w:val="18"/>
          <w:szCs w:val="18"/>
        </w:rPr>
        <w:t>Fig.31. the simulation density of two links, 8-&gt;9 and 7-&gt;8</w:t>
      </w:r>
    </w:p>
    <w:p w14:paraId="49610D56" w14:textId="77777777" w:rsidR="00D4054B" w:rsidRDefault="0094472D">
      <w:pPr>
        <w:widowControl w:val="0"/>
        <w:spacing w:before="60" w:line="436" w:lineRule="auto"/>
        <w:ind w:firstLine="720"/>
      </w:pPr>
      <w:r>
        <w:t>One can also precisely measure the exact propagation time duration using exported link MOE csv file. The method  for exporting the Link MOE csv is: click the “Export Link MOE to CSV File” of “Data” in the menu bar of MOE dialog.</w:t>
      </w:r>
    </w:p>
    <w:p w14:paraId="2B49890A" w14:textId="77777777" w:rsidR="00D4054B" w:rsidRDefault="0094472D">
      <w:pPr>
        <w:widowControl w:val="0"/>
        <w:numPr>
          <w:ilvl w:val="0"/>
          <w:numId w:val="4"/>
        </w:numPr>
        <w:spacing w:line="436" w:lineRule="auto"/>
        <w:ind w:hanging="360"/>
        <w:contextualSpacing/>
      </w:pPr>
      <w:r>
        <w:t>When the density (link 8-&gt;9) becomes 80, the corresponding time is 441min</w:t>
      </w:r>
    </w:p>
    <w:p w14:paraId="3F1B1495" w14:textId="77777777" w:rsidR="00D4054B" w:rsidRDefault="0094472D">
      <w:pPr>
        <w:widowControl w:val="0"/>
        <w:numPr>
          <w:ilvl w:val="0"/>
          <w:numId w:val="4"/>
        </w:numPr>
        <w:spacing w:line="436" w:lineRule="auto"/>
        <w:ind w:hanging="360"/>
        <w:contextualSpacing/>
      </w:pPr>
      <w:r>
        <w:t>When the density (link 7-&gt;8) becomes 80 for, the corresponding time is 455 min.</w:t>
      </w:r>
    </w:p>
    <w:p w14:paraId="0CF16AB4" w14:textId="77777777" w:rsidR="00D4054B" w:rsidRDefault="0094472D">
      <w:pPr>
        <w:widowControl w:val="0"/>
        <w:spacing w:before="60" w:line="436" w:lineRule="auto"/>
        <w:ind w:firstLine="720"/>
      </w:pPr>
      <w:r>
        <w:t>Thus, the propagation time duration is 14 min.</w:t>
      </w:r>
    </w:p>
    <w:p w14:paraId="24973550" w14:textId="77777777" w:rsidR="00D4054B" w:rsidRDefault="0094472D">
      <w:pPr>
        <w:pStyle w:val="Heading2"/>
        <w:widowControl w:val="0"/>
        <w:spacing w:line="436" w:lineRule="auto"/>
      </w:pPr>
      <w:bookmarkStart w:id="26" w:name="h.z337ya" w:colFirst="0" w:colLast="0"/>
      <w:bookmarkEnd w:id="26"/>
      <w:r>
        <w:rPr>
          <w:rFonts w:ascii="Arial" w:eastAsia="Arial" w:hAnsi="Arial" w:cs="Arial"/>
          <w:color w:val="4F81BD"/>
          <w:sz w:val="24"/>
          <w:szCs w:val="24"/>
        </w:rPr>
        <w:t>(2) Graphical Method</w:t>
      </w:r>
    </w:p>
    <w:p w14:paraId="57E50132" w14:textId="77777777" w:rsidR="00D4054B" w:rsidRDefault="0094472D">
      <w:pPr>
        <w:widowControl w:val="0"/>
        <w:spacing w:before="60" w:line="436" w:lineRule="auto"/>
        <w:ind w:firstLine="720"/>
      </w:pPr>
      <w:r>
        <w:t>Given an increased demand, the flow-density plot is updated in Fig.32.and the graphical illustration is shown in Fig.33.</w:t>
      </w:r>
    </w:p>
    <w:tbl>
      <w:tblPr>
        <w:tblStyle w:val="af4"/>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5895"/>
      </w:tblGrid>
      <w:tr w:rsidR="00D4054B" w14:paraId="1132246C" w14:textId="77777777" w:rsidTr="00D4054B">
        <w:tc>
          <w:tcPr>
            <w:tcW w:w="7065" w:type="dxa"/>
            <w:tcMar>
              <w:top w:w="100" w:type="dxa"/>
              <w:left w:w="100" w:type="dxa"/>
              <w:bottom w:w="100" w:type="dxa"/>
              <w:right w:w="100" w:type="dxa"/>
            </w:tcMar>
          </w:tcPr>
          <w:p w14:paraId="076BD1C8" w14:textId="77777777" w:rsidR="00D4054B" w:rsidRDefault="0094472D">
            <w:pPr>
              <w:widowControl w:val="0"/>
              <w:spacing w:line="240" w:lineRule="auto"/>
              <w:contextualSpacing w:val="0"/>
              <w:jc w:val="center"/>
            </w:pPr>
            <w:r>
              <w:rPr>
                <w:noProof/>
              </w:rPr>
              <w:lastRenderedPageBreak/>
              <w:drawing>
                <wp:inline distT="114300" distB="114300" distL="114300" distR="114300" wp14:anchorId="63AED0B0" wp14:editId="4488E5E0">
                  <wp:extent cx="3505200" cy="2416588"/>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3"/>
                          <a:srcRect/>
                          <a:stretch>
                            <a:fillRect/>
                          </a:stretch>
                        </pic:blipFill>
                        <pic:spPr>
                          <a:xfrm>
                            <a:off x="0" y="0"/>
                            <a:ext cx="3505200" cy="2416588"/>
                          </a:xfrm>
                          <a:prstGeom prst="rect">
                            <a:avLst/>
                          </a:prstGeom>
                          <a:ln/>
                        </pic:spPr>
                      </pic:pic>
                    </a:graphicData>
                  </a:graphic>
                </wp:inline>
              </w:drawing>
            </w:r>
          </w:p>
          <w:p w14:paraId="4E5B8760" w14:textId="77777777" w:rsidR="00D4054B" w:rsidRDefault="0094472D">
            <w:pPr>
              <w:widowControl w:val="0"/>
              <w:spacing w:before="60"/>
              <w:contextualSpacing w:val="0"/>
              <w:jc w:val="center"/>
            </w:pPr>
            <w:r>
              <w:rPr>
                <w:sz w:val="18"/>
                <w:szCs w:val="18"/>
              </w:rPr>
              <w:t>Fig.32. The flow-density relationship for different states of links</w:t>
            </w:r>
          </w:p>
        </w:tc>
        <w:tc>
          <w:tcPr>
            <w:tcW w:w="5895" w:type="dxa"/>
            <w:tcMar>
              <w:top w:w="100" w:type="dxa"/>
              <w:left w:w="100" w:type="dxa"/>
              <w:bottom w:w="100" w:type="dxa"/>
              <w:right w:w="100" w:type="dxa"/>
            </w:tcMar>
          </w:tcPr>
          <w:p w14:paraId="28653DAD" w14:textId="77777777" w:rsidR="00D4054B" w:rsidRDefault="0094472D">
            <w:pPr>
              <w:widowControl w:val="0"/>
              <w:spacing w:before="60"/>
              <w:contextualSpacing w:val="0"/>
              <w:jc w:val="center"/>
            </w:pPr>
            <w:r>
              <w:rPr>
                <w:noProof/>
              </w:rPr>
              <w:drawing>
                <wp:inline distT="114300" distB="114300" distL="114300" distR="114300" wp14:anchorId="52E79877" wp14:editId="19D1021F">
                  <wp:extent cx="3228975" cy="874014"/>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3228975" cy="874014"/>
                          </a:xfrm>
                          <a:prstGeom prst="rect">
                            <a:avLst/>
                          </a:prstGeom>
                          <a:ln/>
                        </pic:spPr>
                      </pic:pic>
                    </a:graphicData>
                  </a:graphic>
                </wp:inline>
              </w:drawing>
            </w:r>
          </w:p>
          <w:p w14:paraId="4EFBDA7B" w14:textId="77777777" w:rsidR="00D4054B" w:rsidRDefault="0094472D">
            <w:pPr>
              <w:widowControl w:val="0"/>
              <w:spacing w:before="60" w:line="436" w:lineRule="auto"/>
              <w:contextualSpacing w:val="0"/>
            </w:pPr>
            <w:r>
              <w:rPr>
                <w:sz w:val="18"/>
                <w:szCs w:val="18"/>
              </w:rPr>
              <w:t>U: interface between two different traffic states.</w:t>
            </w:r>
          </w:p>
          <w:p w14:paraId="2EF98936" w14:textId="77777777" w:rsidR="00D4054B" w:rsidRDefault="0094472D">
            <w:pPr>
              <w:widowControl w:val="0"/>
              <w:spacing w:before="60" w:line="436" w:lineRule="auto"/>
              <w:contextualSpacing w:val="0"/>
            </w:pPr>
            <w:r>
              <w:rPr>
                <w:sz w:val="18"/>
                <w:szCs w:val="18"/>
              </w:rPr>
              <w:t>State O: there is no traffic flow</w:t>
            </w:r>
          </w:p>
          <w:p w14:paraId="36119F01" w14:textId="77777777" w:rsidR="00D4054B" w:rsidRDefault="0094472D">
            <w:pPr>
              <w:widowControl w:val="0"/>
              <w:spacing w:before="60" w:line="436" w:lineRule="auto"/>
              <w:contextualSpacing w:val="0"/>
            </w:pPr>
            <w:r>
              <w:rPr>
                <w:sz w:val="18"/>
                <w:szCs w:val="18"/>
              </w:rPr>
              <w:t>State A: the demand traffic enter the link 8-&gt;9</w:t>
            </w:r>
          </w:p>
          <w:p w14:paraId="5D0DC0A7" w14:textId="77777777" w:rsidR="00D4054B" w:rsidRDefault="0094472D">
            <w:pPr>
              <w:widowControl w:val="0"/>
              <w:spacing w:before="60" w:line="436" w:lineRule="auto"/>
              <w:contextualSpacing w:val="0"/>
            </w:pPr>
            <w:r>
              <w:rPr>
                <w:sz w:val="18"/>
                <w:szCs w:val="18"/>
              </w:rPr>
              <w:t>State B: the steady traffic state of link 8-&gt;9</w:t>
            </w:r>
          </w:p>
          <w:p w14:paraId="73A4B7F5" w14:textId="77777777" w:rsidR="00D4054B" w:rsidRDefault="0094472D">
            <w:pPr>
              <w:widowControl w:val="0"/>
              <w:spacing w:before="60" w:line="436" w:lineRule="auto"/>
              <w:contextualSpacing w:val="0"/>
            </w:pPr>
            <w:r>
              <w:rPr>
                <w:sz w:val="18"/>
                <w:szCs w:val="18"/>
              </w:rPr>
              <w:t>State C: the steady traffic state of link 9-&gt;10</w:t>
            </w:r>
          </w:p>
        </w:tc>
      </w:tr>
      <w:tr w:rsidR="00D4054B" w14:paraId="458A25FC" w14:textId="77777777" w:rsidTr="00D4054B">
        <w:tc>
          <w:tcPr>
            <w:tcW w:w="7065" w:type="dxa"/>
            <w:tcMar>
              <w:top w:w="100" w:type="dxa"/>
              <w:left w:w="100" w:type="dxa"/>
              <w:bottom w:w="100" w:type="dxa"/>
              <w:right w:w="100" w:type="dxa"/>
            </w:tcMar>
          </w:tcPr>
          <w:p w14:paraId="4BAC04CC" w14:textId="77777777" w:rsidR="00D4054B" w:rsidRDefault="0094472D">
            <w:pPr>
              <w:widowControl w:val="0"/>
              <w:spacing w:line="240" w:lineRule="auto"/>
              <w:contextualSpacing w:val="0"/>
              <w:jc w:val="center"/>
            </w:pPr>
            <w:r>
              <w:rPr>
                <w:noProof/>
              </w:rPr>
              <w:drawing>
                <wp:inline distT="114300" distB="114300" distL="114300" distR="114300" wp14:anchorId="024B2087" wp14:editId="172B968A">
                  <wp:extent cx="4176713" cy="228070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4176713" cy="2280705"/>
                          </a:xfrm>
                          <a:prstGeom prst="rect">
                            <a:avLst/>
                          </a:prstGeom>
                          <a:ln/>
                        </pic:spPr>
                      </pic:pic>
                    </a:graphicData>
                  </a:graphic>
                </wp:inline>
              </w:drawing>
            </w:r>
          </w:p>
          <w:p w14:paraId="2140DD7A" w14:textId="77777777" w:rsidR="00D4054B" w:rsidRDefault="0094472D">
            <w:pPr>
              <w:widowControl w:val="0"/>
              <w:spacing w:before="60"/>
              <w:contextualSpacing w:val="0"/>
              <w:jc w:val="center"/>
            </w:pPr>
            <w:r>
              <w:rPr>
                <w:sz w:val="18"/>
                <w:szCs w:val="18"/>
              </w:rPr>
              <w:t>Fig.33. Vehicles’ trajectory in time-space diagram</w:t>
            </w:r>
          </w:p>
        </w:tc>
        <w:tc>
          <w:tcPr>
            <w:tcW w:w="5895" w:type="dxa"/>
            <w:tcMar>
              <w:top w:w="100" w:type="dxa"/>
              <w:left w:w="100" w:type="dxa"/>
              <w:bottom w:w="100" w:type="dxa"/>
              <w:right w:w="100" w:type="dxa"/>
            </w:tcMar>
          </w:tcPr>
          <w:p w14:paraId="507D6337" w14:textId="77777777" w:rsidR="00D4054B" w:rsidRDefault="0094472D">
            <w:pPr>
              <w:widowControl w:val="0"/>
              <w:spacing w:before="60" w:line="360" w:lineRule="auto"/>
              <w:contextualSpacing w:val="0"/>
            </w:pPr>
            <w:r>
              <w:rPr>
                <w:b/>
                <w:sz w:val="18"/>
                <w:szCs w:val="18"/>
              </w:rPr>
              <w:t xml:space="preserve">Speed: </w:t>
            </w:r>
            <w:r>
              <w:rPr>
                <w:sz w:val="18"/>
                <w:szCs w:val="18"/>
              </w:rPr>
              <w:t>for link 8-&gt;9, at state A, its speed is 60 mph; at state B, due to the limitation of capacity, its speed is 15 mph. For link 9-&gt;10, the vehicles will drive at a speed based on the capacity, state C, whose speed is 60 mph;</w:t>
            </w:r>
          </w:p>
          <w:p w14:paraId="75542346" w14:textId="77777777" w:rsidR="00D4054B" w:rsidRDefault="0094472D">
            <w:pPr>
              <w:widowControl w:val="0"/>
              <w:spacing w:before="60" w:line="360" w:lineRule="auto"/>
              <w:contextualSpacing w:val="0"/>
            </w:pPr>
            <w:r>
              <w:rPr>
                <w:b/>
                <w:sz w:val="18"/>
                <w:szCs w:val="18"/>
              </w:rPr>
              <w:t xml:space="preserve">Density: </w:t>
            </w:r>
            <w:r>
              <w:rPr>
                <w:sz w:val="18"/>
                <w:szCs w:val="18"/>
              </w:rPr>
              <w:t>for link 8-&gt;9, at the state A, its density is 72 vpmpl(link). After the propagation time, it is at the state B, whose density is 240 vpmpl(link). Meanwhile, the link 9-&gt;10 is always at the state C, whose density is 60 vpmpl(link) . In addition, the method of calculating the density of each lane is the same as case 1.</w:t>
            </w:r>
          </w:p>
          <w:p w14:paraId="37DA1CA8" w14:textId="77777777" w:rsidR="00D4054B" w:rsidRDefault="0094472D">
            <w:pPr>
              <w:widowControl w:val="0"/>
              <w:spacing w:before="60" w:line="360" w:lineRule="auto"/>
              <w:contextualSpacing w:val="0"/>
            </w:pPr>
            <w:r>
              <w:rPr>
                <w:b/>
                <w:sz w:val="18"/>
                <w:szCs w:val="18"/>
              </w:rPr>
              <w:t>Propagation time:</w:t>
            </w:r>
            <w:r>
              <w:rPr>
                <w:sz w:val="18"/>
                <w:szCs w:val="18"/>
              </w:rPr>
              <w:t xml:space="preserve"> 14 min.</w:t>
            </w:r>
          </w:p>
        </w:tc>
      </w:tr>
    </w:tbl>
    <w:p w14:paraId="5FDFFCED" w14:textId="77777777" w:rsidR="002E0E5C" w:rsidRDefault="002E0E5C">
      <w:pPr>
        <w:widowControl w:val="0"/>
        <w:spacing w:before="60" w:line="436" w:lineRule="auto"/>
        <w:rPr>
          <w:b/>
        </w:rPr>
      </w:pPr>
    </w:p>
    <w:p w14:paraId="2EF6FBC5" w14:textId="77777777" w:rsidR="002E0E5C" w:rsidRDefault="002E0E5C">
      <w:pPr>
        <w:widowControl w:val="0"/>
        <w:spacing w:before="60" w:line="436" w:lineRule="auto"/>
        <w:rPr>
          <w:b/>
        </w:rPr>
      </w:pPr>
      <w:r>
        <w:rPr>
          <w:b/>
        </w:rPr>
        <w:lastRenderedPageBreak/>
        <w:t xml:space="preserve">Problem 6 </w:t>
      </w:r>
      <w:r>
        <w:rPr>
          <w:noProof/>
        </w:rPr>
        <w:drawing>
          <wp:inline distT="0" distB="0" distL="0" distR="0" wp14:anchorId="7E3AE826" wp14:editId="34E8FD9B">
            <wp:extent cx="252248" cy="286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54258F14" w14:textId="77777777" w:rsidR="00D4054B" w:rsidRDefault="002E0E5C">
      <w:pPr>
        <w:widowControl w:val="0"/>
        <w:spacing w:before="60" w:line="436" w:lineRule="auto"/>
      </w:pPr>
      <w:r>
        <w:t xml:space="preserve"> Please compare the results between the simulation method and the graphical method. What is the expected start time for vehicles on link 7-&gt;8 seeing traffic congestion?</w:t>
      </w:r>
    </w:p>
    <w:p w14:paraId="3FEEDC4A" w14:textId="77777777" w:rsidR="00D4054B" w:rsidRPr="00D90D0E" w:rsidRDefault="0094472D">
      <w:pPr>
        <w:pStyle w:val="Heading1"/>
        <w:widowControl w:val="0"/>
        <w:spacing w:before="480" w:after="120" w:line="436" w:lineRule="auto"/>
        <w:rPr>
          <w:color w:val="800000"/>
        </w:rPr>
      </w:pPr>
      <w:bookmarkStart w:id="27" w:name="h.3j2qqm3" w:colFirst="0" w:colLast="0"/>
      <w:bookmarkEnd w:id="27"/>
      <w:r w:rsidRPr="00D90D0E">
        <w:rPr>
          <w:rFonts w:ascii="Times New Roman" w:eastAsia="Times New Roman" w:hAnsi="Times New Roman" w:cs="Times New Roman"/>
          <w:b/>
          <w:color w:val="800000"/>
        </w:rPr>
        <w:t>Case3: demand &gt; supply (multiplier = 1.3)</w:t>
      </w:r>
    </w:p>
    <w:p w14:paraId="4985DD8C" w14:textId="77777777" w:rsidR="00D4054B" w:rsidRDefault="0094472D">
      <w:pPr>
        <w:pStyle w:val="Heading2"/>
        <w:widowControl w:val="0"/>
        <w:spacing w:line="436" w:lineRule="auto"/>
      </w:pPr>
      <w:bookmarkStart w:id="28" w:name="h.1y810tw" w:colFirst="0" w:colLast="0"/>
      <w:bookmarkEnd w:id="28"/>
      <w:r>
        <w:rPr>
          <w:rFonts w:ascii="Arial" w:eastAsia="Arial" w:hAnsi="Arial" w:cs="Arial"/>
          <w:color w:val="4F81BD"/>
          <w:sz w:val="24"/>
          <w:szCs w:val="24"/>
        </w:rPr>
        <w:t>(1) DTALite (KW Simulation Model)</w:t>
      </w:r>
    </w:p>
    <w:p w14:paraId="2F911575" w14:textId="77777777" w:rsidR="00D4054B" w:rsidRDefault="0094472D">
      <w:pPr>
        <w:widowControl w:val="0"/>
        <w:spacing w:before="60" w:line="436" w:lineRule="auto"/>
        <w:ind w:firstLine="720"/>
      </w:pPr>
      <w:r>
        <w:t>In this case, the demand OD is still 7200 from 7am to 9am, and the multiplier is 1.3. The analysis process is the same as case 2.</w:t>
      </w:r>
    </w:p>
    <w:p w14:paraId="6BF0FBEC" w14:textId="77777777" w:rsidR="00D4054B" w:rsidRDefault="0094472D">
      <w:pPr>
        <w:widowControl w:val="0"/>
        <w:spacing w:before="60" w:line="436" w:lineRule="auto"/>
        <w:ind w:firstLine="720"/>
      </w:pPr>
      <w:r>
        <w:t xml:space="preserve">Select the “Link MOE” of the GIS layer panel -&gt; click the link 8-&gt;9. Then show the “speed” and “density” of MOE to analyze the traffic state. For example, when clicking the “speed (mph)”, it is shown in Fig.34; when clicking the “density (vpmpl)”, it is shown in Fig.35. </w:t>
      </w:r>
    </w:p>
    <w:p w14:paraId="16FD8572" w14:textId="77777777" w:rsidR="00D4054B" w:rsidRDefault="0094472D">
      <w:pPr>
        <w:widowControl w:val="0"/>
        <w:spacing w:before="60"/>
        <w:jc w:val="center"/>
      </w:pPr>
      <w:r>
        <w:rPr>
          <w:noProof/>
        </w:rPr>
        <w:drawing>
          <wp:inline distT="114300" distB="114300" distL="114300" distR="114300" wp14:anchorId="6955EA43" wp14:editId="20090D12">
            <wp:extent cx="4191000" cy="1665922"/>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5"/>
                    <a:srcRect/>
                    <a:stretch>
                      <a:fillRect/>
                    </a:stretch>
                  </pic:blipFill>
                  <pic:spPr>
                    <a:xfrm>
                      <a:off x="0" y="0"/>
                      <a:ext cx="4191000" cy="1665922"/>
                    </a:xfrm>
                    <a:prstGeom prst="rect">
                      <a:avLst/>
                    </a:prstGeom>
                    <a:ln/>
                  </pic:spPr>
                </pic:pic>
              </a:graphicData>
            </a:graphic>
          </wp:inline>
        </w:drawing>
      </w:r>
    </w:p>
    <w:p w14:paraId="16F531DF" w14:textId="77777777" w:rsidR="00D4054B" w:rsidRDefault="0094472D">
      <w:pPr>
        <w:widowControl w:val="0"/>
        <w:spacing w:before="60" w:line="360" w:lineRule="auto"/>
        <w:jc w:val="center"/>
      </w:pPr>
      <w:r>
        <w:rPr>
          <w:sz w:val="18"/>
          <w:szCs w:val="18"/>
        </w:rPr>
        <w:t>Fig.34. Simulated density of link 8-&gt;9</w:t>
      </w:r>
    </w:p>
    <w:p w14:paraId="5786E81D" w14:textId="77777777" w:rsidR="00D4054B" w:rsidRDefault="0094472D">
      <w:pPr>
        <w:widowControl w:val="0"/>
        <w:spacing w:before="60"/>
        <w:jc w:val="center"/>
      </w:pPr>
      <w:r>
        <w:rPr>
          <w:noProof/>
        </w:rPr>
        <w:lastRenderedPageBreak/>
        <w:drawing>
          <wp:inline distT="114300" distB="114300" distL="114300" distR="114300" wp14:anchorId="16472144" wp14:editId="41D3EA3F">
            <wp:extent cx="4362450" cy="1734407"/>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6"/>
                    <a:srcRect/>
                    <a:stretch>
                      <a:fillRect/>
                    </a:stretch>
                  </pic:blipFill>
                  <pic:spPr>
                    <a:xfrm>
                      <a:off x="0" y="0"/>
                      <a:ext cx="4362450" cy="1734407"/>
                    </a:xfrm>
                    <a:prstGeom prst="rect">
                      <a:avLst/>
                    </a:prstGeom>
                    <a:ln/>
                  </pic:spPr>
                </pic:pic>
              </a:graphicData>
            </a:graphic>
          </wp:inline>
        </w:drawing>
      </w:r>
    </w:p>
    <w:p w14:paraId="6D8391E6" w14:textId="77777777" w:rsidR="00D4054B" w:rsidRDefault="0094472D">
      <w:pPr>
        <w:widowControl w:val="0"/>
        <w:spacing w:before="60" w:line="360" w:lineRule="auto"/>
        <w:jc w:val="center"/>
      </w:pPr>
      <w:r>
        <w:rPr>
          <w:sz w:val="18"/>
          <w:szCs w:val="18"/>
        </w:rPr>
        <w:t>Fig.35 Simulated speed of link 8-&gt;9</w:t>
      </w:r>
    </w:p>
    <w:p w14:paraId="6B811DF0" w14:textId="77777777" w:rsidR="00D4054B" w:rsidRDefault="0094472D">
      <w:pPr>
        <w:widowControl w:val="0"/>
        <w:spacing w:before="60" w:line="436" w:lineRule="auto"/>
        <w:ind w:left="720" w:firstLine="720"/>
      </w:pPr>
      <w:r>
        <w:t>The speed of link 8-&gt;9 changes from 60 mph to 15 mph, and its density of one lane increases from 26 vpmpl to 80 vpmpl. A traffic congestion propagation time of 9 min can be observed in Fig.36.</w:t>
      </w:r>
    </w:p>
    <w:p w14:paraId="536663EB" w14:textId="77777777" w:rsidR="00D4054B" w:rsidRDefault="0094472D">
      <w:pPr>
        <w:widowControl w:val="0"/>
        <w:spacing w:before="60" w:line="436" w:lineRule="auto"/>
        <w:ind w:firstLine="720"/>
        <w:jc w:val="center"/>
      </w:pPr>
      <w:r>
        <w:rPr>
          <w:noProof/>
        </w:rPr>
        <w:drawing>
          <wp:inline distT="114300" distB="114300" distL="114300" distR="114300" wp14:anchorId="79CE43BB" wp14:editId="79095CC2">
            <wp:extent cx="4457700" cy="1793367"/>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7"/>
                    <a:srcRect/>
                    <a:stretch>
                      <a:fillRect/>
                    </a:stretch>
                  </pic:blipFill>
                  <pic:spPr>
                    <a:xfrm>
                      <a:off x="0" y="0"/>
                      <a:ext cx="4457700" cy="1793367"/>
                    </a:xfrm>
                    <a:prstGeom prst="rect">
                      <a:avLst/>
                    </a:prstGeom>
                    <a:ln/>
                  </pic:spPr>
                </pic:pic>
              </a:graphicData>
            </a:graphic>
          </wp:inline>
        </w:drawing>
      </w:r>
    </w:p>
    <w:p w14:paraId="1A13FF39" w14:textId="77777777" w:rsidR="00D4054B" w:rsidRDefault="0094472D">
      <w:pPr>
        <w:widowControl w:val="0"/>
        <w:spacing w:before="60" w:line="360" w:lineRule="auto"/>
        <w:jc w:val="center"/>
      </w:pPr>
      <w:r>
        <w:rPr>
          <w:sz w:val="18"/>
          <w:szCs w:val="18"/>
        </w:rPr>
        <w:t>Fig.36. Simulated density of two links, 8-&gt;9 and 7-&gt;8</w:t>
      </w:r>
    </w:p>
    <w:p w14:paraId="0C32E0D0" w14:textId="77777777" w:rsidR="00D4054B" w:rsidRDefault="0094472D">
      <w:pPr>
        <w:pStyle w:val="Heading2"/>
        <w:widowControl w:val="0"/>
        <w:spacing w:line="436" w:lineRule="auto"/>
      </w:pPr>
      <w:bookmarkStart w:id="29" w:name="h.4i7ojhp" w:colFirst="0" w:colLast="0"/>
      <w:bookmarkEnd w:id="29"/>
      <w:r>
        <w:rPr>
          <w:rFonts w:ascii="Arial" w:eastAsia="Arial" w:hAnsi="Arial" w:cs="Arial"/>
          <w:color w:val="4F81BD"/>
          <w:sz w:val="24"/>
          <w:szCs w:val="24"/>
        </w:rPr>
        <w:t>(2) Graphical Method</w:t>
      </w:r>
    </w:p>
    <w:p w14:paraId="16E73A65" w14:textId="77777777" w:rsidR="00D4054B" w:rsidRDefault="0094472D">
      <w:pPr>
        <w:widowControl w:val="0"/>
        <w:spacing w:before="60" w:line="436" w:lineRule="auto"/>
        <w:ind w:firstLine="720"/>
      </w:pPr>
      <w:r>
        <w:t>Given an increased demand, the corresponding flow-density relationship is illustrated in Fig.37 and the graphical illustration is shown in Fig.38.</w:t>
      </w:r>
    </w:p>
    <w:tbl>
      <w:tblPr>
        <w:tblStyle w:val="af6"/>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5760"/>
      </w:tblGrid>
      <w:tr w:rsidR="00D4054B" w14:paraId="57D3158E" w14:textId="77777777" w:rsidTr="00D4054B">
        <w:tc>
          <w:tcPr>
            <w:tcW w:w="7200" w:type="dxa"/>
            <w:tcMar>
              <w:top w:w="100" w:type="dxa"/>
              <w:left w:w="100" w:type="dxa"/>
              <w:bottom w:w="100" w:type="dxa"/>
              <w:right w:w="100" w:type="dxa"/>
            </w:tcMar>
          </w:tcPr>
          <w:p w14:paraId="3FB7FC53" w14:textId="77777777" w:rsidR="00D4054B" w:rsidRDefault="0094472D">
            <w:pPr>
              <w:widowControl w:val="0"/>
              <w:spacing w:line="240" w:lineRule="auto"/>
              <w:contextualSpacing w:val="0"/>
              <w:jc w:val="center"/>
            </w:pPr>
            <w:r>
              <w:rPr>
                <w:noProof/>
              </w:rPr>
              <w:lastRenderedPageBreak/>
              <w:drawing>
                <wp:inline distT="114300" distB="114300" distL="114300" distR="114300" wp14:anchorId="77387A2E" wp14:editId="4CB432B8">
                  <wp:extent cx="3152775" cy="2201228"/>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68"/>
                          <a:srcRect/>
                          <a:stretch>
                            <a:fillRect/>
                          </a:stretch>
                        </pic:blipFill>
                        <pic:spPr>
                          <a:xfrm>
                            <a:off x="0" y="0"/>
                            <a:ext cx="3152775" cy="2201228"/>
                          </a:xfrm>
                          <a:prstGeom prst="rect">
                            <a:avLst/>
                          </a:prstGeom>
                          <a:ln/>
                        </pic:spPr>
                      </pic:pic>
                    </a:graphicData>
                  </a:graphic>
                </wp:inline>
              </w:drawing>
            </w:r>
          </w:p>
          <w:p w14:paraId="1057C882" w14:textId="77777777" w:rsidR="00D4054B" w:rsidRDefault="0094472D">
            <w:pPr>
              <w:widowControl w:val="0"/>
              <w:spacing w:before="60"/>
              <w:contextualSpacing w:val="0"/>
              <w:jc w:val="center"/>
            </w:pPr>
            <w:r>
              <w:rPr>
                <w:sz w:val="18"/>
                <w:szCs w:val="18"/>
              </w:rPr>
              <w:t>Fig.37. The flow-density relationship for different states of links</w:t>
            </w:r>
          </w:p>
        </w:tc>
        <w:tc>
          <w:tcPr>
            <w:tcW w:w="5760" w:type="dxa"/>
            <w:tcMar>
              <w:top w:w="100" w:type="dxa"/>
              <w:left w:w="100" w:type="dxa"/>
              <w:bottom w:w="100" w:type="dxa"/>
              <w:right w:w="100" w:type="dxa"/>
            </w:tcMar>
          </w:tcPr>
          <w:p w14:paraId="12B3DA3A" w14:textId="77777777" w:rsidR="00D4054B" w:rsidRDefault="0094472D">
            <w:pPr>
              <w:widowControl w:val="0"/>
              <w:spacing w:before="60"/>
              <w:contextualSpacing w:val="0"/>
              <w:jc w:val="center"/>
            </w:pPr>
            <w:r>
              <w:rPr>
                <w:noProof/>
              </w:rPr>
              <w:drawing>
                <wp:inline distT="114300" distB="114300" distL="114300" distR="114300" wp14:anchorId="380A87FF" wp14:editId="07102299">
                  <wp:extent cx="3228975" cy="874014"/>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7"/>
                          <a:srcRect/>
                          <a:stretch>
                            <a:fillRect/>
                          </a:stretch>
                        </pic:blipFill>
                        <pic:spPr>
                          <a:xfrm>
                            <a:off x="0" y="0"/>
                            <a:ext cx="3228975" cy="874014"/>
                          </a:xfrm>
                          <a:prstGeom prst="rect">
                            <a:avLst/>
                          </a:prstGeom>
                          <a:ln/>
                        </pic:spPr>
                      </pic:pic>
                    </a:graphicData>
                  </a:graphic>
                </wp:inline>
              </w:drawing>
            </w:r>
          </w:p>
          <w:p w14:paraId="18C7A2FD" w14:textId="77777777" w:rsidR="00D4054B" w:rsidRDefault="0094472D">
            <w:pPr>
              <w:widowControl w:val="0"/>
              <w:spacing w:before="60" w:line="360" w:lineRule="auto"/>
              <w:contextualSpacing w:val="0"/>
            </w:pPr>
            <w:r>
              <w:rPr>
                <w:sz w:val="20"/>
                <w:szCs w:val="20"/>
              </w:rPr>
              <w:t>U: interface between two different traffic states.</w:t>
            </w:r>
          </w:p>
          <w:p w14:paraId="3DC47510" w14:textId="77777777" w:rsidR="00D4054B" w:rsidRDefault="0094472D">
            <w:pPr>
              <w:widowControl w:val="0"/>
              <w:spacing w:before="60" w:line="360" w:lineRule="auto"/>
              <w:contextualSpacing w:val="0"/>
            </w:pPr>
            <w:r>
              <w:rPr>
                <w:sz w:val="20"/>
                <w:szCs w:val="20"/>
              </w:rPr>
              <w:t>State O: there is no traffic flow</w:t>
            </w:r>
          </w:p>
          <w:p w14:paraId="34CBC6A6" w14:textId="77777777" w:rsidR="00D4054B" w:rsidRDefault="0094472D">
            <w:pPr>
              <w:widowControl w:val="0"/>
              <w:spacing w:before="60" w:line="360" w:lineRule="auto"/>
              <w:contextualSpacing w:val="0"/>
            </w:pPr>
            <w:r>
              <w:rPr>
                <w:sz w:val="20"/>
                <w:szCs w:val="20"/>
              </w:rPr>
              <w:t>State A: the demand traffic enter the link 8-&gt;9</w:t>
            </w:r>
          </w:p>
          <w:p w14:paraId="08908DFF" w14:textId="77777777" w:rsidR="00D4054B" w:rsidRDefault="0094472D">
            <w:pPr>
              <w:widowControl w:val="0"/>
              <w:spacing w:before="60" w:line="360" w:lineRule="auto"/>
              <w:contextualSpacing w:val="0"/>
            </w:pPr>
            <w:r>
              <w:rPr>
                <w:sz w:val="20"/>
                <w:szCs w:val="20"/>
              </w:rPr>
              <w:t>State B: the steady traffic state of link 8-&gt;9</w:t>
            </w:r>
          </w:p>
          <w:p w14:paraId="2CA43240" w14:textId="77777777" w:rsidR="00D4054B" w:rsidRDefault="0094472D">
            <w:pPr>
              <w:widowControl w:val="0"/>
              <w:spacing w:before="60" w:line="360" w:lineRule="auto"/>
              <w:contextualSpacing w:val="0"/>
            </w:pPr>
            <w:r>
              <w:rPr>
                <w:sz w:val="20"/>
                <w:szCs w:val="20"/>
              </w:rPr>
              <w:t>State C: the steady traffic state of link 9-&gt;10</w:t>
            </w:r>
          </w:p>
          <w:p w14:paraId="32288716" w14:textId="77777777" w:rsidR="00D4054B" w:rsidRDefault="00D4054B">
            <w:pPr>
              <w:widowControl w:val="0"/>
              <w:spacing w:line="240" w:lineRule="auto"/>
              <w:contextualSpacing w:val="0"/>
            </w:pPr>
          </w:p>
        </w:tc>
      </w:tr>
      <w:tr w:rsidR="00D4054B" w14:paraId="7200E0EF" w14:textId="77777777" w:rsidTr="00D4054B">
        <w:tc>
          <w:tcPr>
            <w:tcW w:w="7200" w:type="dxa"/>
            <w:tcMar>
              <w:top w:w="100" w:type="dxa"/>
              <w:left w:w="100" w:type="dxa"/>
              <w:bottom w:w="100" w:type="dxa"/>
              <w:right w:w="100" w:type="dxa"/>
            </w:tcMar>
          </w:tcPr>
          <w:p w14:paraId="57EEDC20" w14:textId="77777777" w:rsidR="00D4054B" w:rsidRDefault="0094472D">
            <w:pPr>
              <w:widowControl w:val="0"/>
              <w:spacing w:line="240" w:lineRule="auto"/>
              <w:contextualSpacing w:val="0"/>
              <w:jc w:val="center"/>
            </w:pPr>
            <w:r>
              <w:rPr>
                <w:noProof/>
              </w:rPr>
              <w:drawing>
                <wp:inline distT="114300" distB="114300" distL="114300" distR="114300" wp14:anchorId="110BFCB6" wp14:editId="13EA7D47">
                  <wp:extent cx="4291013" cy="2371592"/>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9"/>
                          <a:srcRect/>
                          <a:stretch>
                            <a:fillRect/>
                          </a:stretch>
                        </pic:blipFill>
                        <pic:spPr>
                          <a:xfrm>
                            <a:off x="0" y="0"/>
                            <a:ext cx="4291013" cy="2371592"/>
                          </a:xfrm>
                          <a:prstGeom prst="rect">
                            <a:avLst/>
                          </a:prstGeom>
                          <a:ln/>
                        </pic:spPr>
                      </pic:pic>
                    </a:graphicData>
                  </a:graphic>
                </wp:inline>
              </w:drawing>
            </w:r>
          </w:p>
          <w:p w14:paraId="017F94EA" w14:textId="77777777" w:rsidR="00D4054B" w:rsidRDefault="0094472D">
            <w:pPr>
              <w:widowControl w:val="0"/>
              <w:spacing w:before="60"/>
              <w:ind w:firstLine="720"/>
              <w:contextualSpacing w:val="0"/>
              <w:jc w:val="center"/>
            </w:pPr>
            <w:r>
              <w:rPr>
                <w:sz w:val="18"/>
                <w:szCs w:val="18"/>
              </w:rPr>
              <w:t>Fig.38. Vehicles’ trajectory in time-space diagram</w:t>
            </w:r>
          </w:p>
        </w:tc>
        <w:tc>
          <w:tcPr>
            <w:tcW w:w="5760" w:type="dxa"/>
            <w:tcMar>
              <w:top w:w="100" w:type="dxa"/>
              <w:left w:w="100" w:type="dxa"/>
              <w:bottom w:w="100" w:type="dxa"/>
              <w:right w:w="100" w:type="dxa"/>
            </w:tcMar>
          </w:tcPr>
          <w:p w14:paraId="16808DF5" w14:textId="77777777" w:rsidR="00D4054B" w:rsidRDefault="0094472D">
            <w:pPr>
              <w:widowControl w:val="0"/>
              <w:spacing w:before="60" w:line="360" w:lineRule="auto"/>
              <w:contextualSpacing w:val="0"/>
            </w:pPr>
            <w:r>
              <w:rPr>
                <w:b/>
                <w:sz w:val="20"/>
                <w:szCs w:val="20"/>
              </w:rPr>
              <w:t xml:space="preserve">Speed: </w:t>
            </w:r>
            <w:r>
              <w:rPr>
                <w:sz w:val="20"/>
                <w:szCs w:val="20"/>
              </w:rPr>
              <w:t>For link 8-&gt;9, at state A, its speed is 60 mph; at state B, due to the limitation of capacity, its speed is 15 mph. For link 9-&gt;10, the vehicles will drive in a speed based on the capacity, state C, whose speed is 60 mph;</w:t>
            </w:r>
          </w:p>
          <w:p w14:paraId="5CD2A547" w14:textId="77777777" w:rsidR="00D4054B" w:rsidRDefault="0094472D">
            <w:pPr>
              <w:widowControl w:val="0"/>
              <w:spacing w:before="60" w:line="360" w:lineRule="auto"/>
              <w:contextualSpacing w:val="0"/>
            </w:pPr>
            <w:r>
              <w:rPr>
                <w:b/>
                <w:sz w:val="20"/>
                <w:szCs w:val="20"/>
              </w:rPr>
              <w:t>Density</w:t>
            </w:r>
            <w:r>
              <w:rPr>
                <w:sz w:val="20"/>
                <w:szCs w:val="20"/>
              </w:rPr>
              <w:t>: For link 8-&gt;9, at state A, its density is 78 vpmpl(link). After the propagation time, at state B, its density is 240 vpmpl(link). Meanwhile, the link 9-&gt;10 is always at the state C, whose density is 60 vpmpl(link) . In addition, the method of calculating the density of each lane is the same as case 1.</w:t>
            </w:r>
          </w:p>
          <w:p w14:paraId="181B7FC2" w14:textId="77777777" w:rsidR="00D4054B" w:rsidRDefault="0094472D">
            <w:pPr>
              <w:widowControl w:val="0"/>
              <w:spacing w:before="60" w:line="360" w:lineRule="auto"/>
              <w:contextualSpacing w:val="0"/>
            </w:pPr>
            <w:r>
              <w:rPr>
                <w:b/>
                <w:sz w:val="20"/>
                <w:szCs w:val="20"/>
              </w:rPr>
              <w:t>Propagation time:</w:t>
            </w:r>
            <w:r>
              <w:rPr>
                <w:sz w:val="20"/>
                <w:szCs w:val="20"/>
              </w:rPr>
              <w:t xml:space="preserve"> 9 min.</w:t>
            </w:r>
          </w:p>
        </w:tc>
      </w:tr>
    </w:tbl>
    <w:p w14:paraId="26C21827" w14:textId="77777777" w:rsidR="00D4054B" w:rsidRDefault="00D4054B">
      <w:pPr>
        <w:widowControl w:val="0"/>
        <w:spacing w:before="60" w:line="436" w:lineRule="auto"/>
        <w:ind w:left="360"/>
      </w:pPr>
    </w:p>
    <w:p w14:paraId="7F255639" w14:textId="77777777" w:rsidR="00D4054B" w:rsidRDefault="00D4054B">
      <w:pPr>
        <w:widowControl w:val="0"/>
      </w:pPr>
    </w:p>
    <w:p w14:paraId="5669C28A" w14:textId="3F1AA22C" w:rsidR="002E0E5C" w:rsidRDefault="002E0E5C" w:rsidP="002E0E5C">
      <w:pPr>
        <w:widowControl w:val="0"/>
        <w:spacing w:before="60" w:line="436" w:lineRule="auto"/>
        <w:rPr>
          <w:b/>
        </w:rPr>
      </w:pPr>
      <w:r>
        <w:rPr>
          <w:b/>
        </w:rPr>
        <w:lastRenderedPageBreak/>
        <w:t xml:space="preserve">Problem </w:t>
      </w:r>
      <w:r w:rsidR="00D90D0E">
        <w:rPr>
          <w:b/>
        </w:rPr>
        <w:t xml:space="preserve">7 </w:t>
      </w:r>
      <w:r>
        <w:rPr>
          <w:noProof/>
        </w:rPr>
        <w:drawing>
          <wp:inline distT="0" distB="0" distL="0" distR="0" wp14:anchorId="25D4D83F" wp14:editId="7178BF5A">
            <wp:extent cx="252248" cy="286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32590F76" w14:textId="77777777" w:rsidR="002E0E5C" w:rsidRDefault="002E0E5C" w:rsidP="002E0E5C">
      <w:pPr>
        <w:widowControl w:val="0"/>
        <w:spacing w:before="60" w:line="436" w:lineRule="auto"/>
      </w:pPr>
      <w:r>
        <w:t xml:space="preserve"> Please compare the results of cases 1, 2 and 3, and plot path 1 travel time in time horizon under three OD demand levels. </w:t>
      </w:r>
    </w:p>
    <w:p w14:paraId="1DB2E7DA" w14:textId="69433B47" w:rsidR="002E0E5C" w:rsidRDefault="002E0E5C" w:rsidP="002E0E5C">
      <w:pPr>
        <w:widowControl w:val="0"/>
        <w:rPr>
          <w:b/>
        </w:rPr>
      </w:pPr>
      <w:r>
        <w:rPr>
          <w:b/>
        </w:rPr>
        <w:t xml:space="preserve">Problem </w:t>
      </w:r>
      <w:r w:rsidR="00D90D0E">
        <w:rPr>
          <w:b/>
        </w:rPr>
        <w:t xml:space="preserve">8 </w:t>
      </w:r>
      <w:r>
        <w:rPr>
          <w:noProof/>
        </w:rPr>
        <w:drawing>
          <wp:inline distT="0" distB="0" distL="0" distR="0" wp14:anchorId="4051D110" wp14:editId="1DCE25E9">
            <wp:extent cx="252248" cy="2866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667695-3d-man-standing-beside-pink-question-mark-symbol-concept-on-white-background-front-angle-view.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850" cy="300965"/>
                    </a:xfrm>
                    <a:prstGeom prst="rect">
                      <a:avLst/>
                    </a:prstGeom>
                  </pic:spPr>
                </pic:pic>
              </a:graphicData>
            </a:graphic>
          </wp:inline>
        </w:drawing>
      </w:r>
    </w:p>
    <w:p w14:paraId="737562B2" w14:textId="77777777" w:rsidR="0094472D" w:rsidRDefault="002E0E5C" w:rsidP="002E0E5C">
      <w:pPr>
        <w:widowControl w:val="0"/>
      </w:pPr>
      <w:r>
        <w:t xml:space="preserve"> In case 3, how much time does it take from traffic congestion propagating from the bottleneck to the origin node? Please calculate the congestion propagation time analytically, and then check your estimated value based on the “density contour” or “speed contour” in NeXTA.</w:t>
      </w:r>
    </w:p>
    <w:p w14:paraId="795831F5" w14:textId="77777777" w:rsidR="0094472D" w:rsidRDefault="0094472D">
      <w:pPr>
        <w:widowControl w:val="0"/>
      </w:pPr>
    </w:p>
    <w:p w14:paraId="47818867" w14:textId="77777777" w:rsidR="0094472D" w:rsidRDefault="0094472D">
      <w:pPr>
        <w:widowControl w:val="0"/>
      </w:pPr>
    </w:p>
    <w:p w14:paraId="4F5AAFC2" w14:textId="77777777" w:rsidR="00BA0F50" w:rsidRDefault="00BA0F50">
      <w:pPr>
        <w:widowControl w:val="0"/>
      </w:pPr>
    </w:p>
    <w:p w14:paraId="6515853C" w14:textId="77777777" w:rsidR="00BA0F50" w:rsidRDefault="00BA0F50">
      <w:pPr>
        <w:widowControl w:val="0"/>
      </w:pPr>
    </w:p>
    <w:p w14:paraId="7C1FC16A" w14:textId="77777777" w:rsidR="00FF091B" w:rsidRDefault="00FF091B">
      <w:pPr>
        <w:widowControl w:val="0"/>
        <w:rPr>
          <w:rFonts w:ascii="Times New Roman" w:hAnsi="Times New Roman" w:cs="Times New Roman"/>
          <w:b/>
          <w:color w:val="C00000"/>
          <w:sz w:val="36"/>
          <w:szCs w:val="36"/>
        </w:rPr>
      </w:pPr>
    </w:p>
    <w:p w14:paraId="694BF73E" w14:textId="77777777" w:rsidR="00FF091B" w:rsidRDefault="00FF091B">
      <w:pPr>
        <w:widowControl w:val="0"/>
        <w:rPr>
          <w:rFonts w:ascii="Times New Roman" w:hAnsi="Times New Roman" w:cs="Times New Roman"/>
          <w:b/>
          <w:color w:val="C00000"/>
          <w:sz w:val="36"/>
          <w:szCs w:val="36"/>
        </w:rPr>
      </w:pPr>
    </w:p>
    <w:p w14:paraId="2258E98E" w14:textId="77777777" w:rsidR="00FF091B" w:rsidRDefault="00FF091B">
      <w:pPr>
        <w:widowControl w:val="0"/>
        <w:rPr>
          <w:rFonts w:ascii="Times New Roman" w:hAnsi="Times New Roman" w:cs="Times New Roman"/>
          <w:b/>
          <w:color w:val="C00000"/>
          <w:sz w:val="36"/>
          <w:szCs w:val="36"/>
        </w:rPr>
      </w:pPr>
    </w:p>
    <w:p w14:paraId="4804B2DE" w14:textId="77777777" w:rsidR="00FF091B" w:rsidRDefault="00FF091B">
      <w:pPr>
        <w:widowControl w:val="0"/>
        <w:rPr>
          <w:rFonts w:ascii="Times New Roman" w:hAnsi="Times New Roman" w:cs="Times New Roman"/>
          <w:b/>
          <w:color w:val="C00000"/>
          <w:sz w:val="36"/>
          <w:szCs w:val="36"/>
        </w:rPr>
      </w:pPr>
    </w:p>
    <w:p w14:paraId="774ED705" w14:textId="77777777" w:rsidR="00FF091B" w:rsidRDefault="00FF091B">
      <w:pPr>
        <w:widowControl w:val="0"/>
        <w:rPr>
          <w:rFonts w:ascii="Times New Roman" w:hAnsi="Times New Roman" w:cs="Times New Roman"/>
          <w:b/>
          <w:color w:val="C00000"/>
          <w:sz w:val="36"/>
          <w:szCs w:val="36"/>
        </w:rPr>
      </w:pPr>
    </w:p>
    <w:p w14:paraId="269BDBFF" w14:textId="77777777" w:rsidR="00FF091B" w:rsidRDefault="00FF091B">
      <w:pPr>
        <w:widowControl w:val="0"/>
        <w:rPr>
          <w:rFonts w:ascii="Times New Roman" w:hAnsi="Times New Roman" w:cs="Times New Roman"/>
          <w:b/>
          <w:color w:val="C00000"/>
          <w:sz w:val="36"/>
          <w:szCs w:val="36"/>
        </w:rPr>
      </w:pPr>
    </w:p>
    <w:p w14:paraId="44537ECF" w14:textId="77777777" w:rsidR="00FF091B" w:rsidRDefault="00FF091B">
      <w:pPr>
        <w:widowControl w:val="0"/>
        <w:rPr>
          <w:rFonts w:ascii="Times New Roman" w:hAnsi="Times New Roman" w:cs="Times New Roman"/>
          <w:b/>
          <w:color w:val="C00000"/>
          <w:sz w:val="36"/>
          <w:szCs w:val="36"/>
        </w:rPr>
      </w:pPr>
    </w:p>
    <w:p w14:paraId="52349561" w14:textId="77777777" w:rsidR="00FF091B" w:rsidRDefault="00FF091B">
      <w:pPr>
        <w:widowControl w:val="0"/>
        <w:rPr>
          <w:rFonts w:ascii="Times New Roman" w:hAnsi="Times New Roman" w:cs="Times New Roman"/>
          <w:b/>
          <w:color w:val="C00000"/>
          <w:sz w:val="36"/>
          <w:szCs w:val="36"/>
        </w:rPr>
      </w:pPr>
    </w:p>
    <w:p w14:paraId="46537D55" w14:textId="77777777" w:rsidR="00FF091B" w:rsidRDefault="00FF091B">
      <w:pPr>
        <w:widowControl w:val="0"/>
        <w:rPr>
          <w:rFonts w:ascii="Times New Roman" w:hAnsi="Times New Roman" w:cs="Times New Roman"/>
          <w:b/>
          <w:color w:val="C00000"/>
          <w:sz w:val="36"/>
          <w:szCs w:val="36"/>
        </w:rPr>
      </w:pPr>
    </w:p>
    <w:p w14:paraId="0BFC1095" w14:textId="77777777" w:rsidR="00FF091B" w:rsidRDefault="00FF091B">
      <w:pPr>
        <w:widowControl w:val="0"/>
        <w:rPr>
          <w:rFonts w:ascii="Times New Roman" w:hAnsi="Times New Roman" w:cs="Times New Roman"/>
          <w:b/>
          <w:color w:val="C00000"/>
          <w:sz w:val="36"/>
          <w:szCs w:val="36"/>
        </w:rPr>
      </w:pPr>
    </w:p>
    <w:p w14:paraId="6014CA6A" w14:textId="77777777" w:rsidR="00FF091B" w:rsidRDefault="00FF091B">
      <w:pPr>
        <w:widowControl w:val="0"/>
        <w:rPr>
          <w:rFonts w:ascii="Times New Roman" w:hAnsi="Times New Roman" w:cs="Times New Roman"/>
          <w:b/>
          <w:color w:val="C00000"/>
          <w:sz w:val="36"/>
          <w:szCs w:val="36"/>
        </w:rPr>
      </w:pPr>
    </w:p>
    <w:p w14:paraId="05A52DE2" w14:textId="77777777" w:rsidR="0094472D" w:rsidRPr="00FF091B" w:rsidRDefault="0094472D">
      <w:pPr>
        <w:widowControl w:val="0"/>
        <w:rPr>
          <w:rFonts w:ascii="Times New Roman" w:hAnsi="Times New Roman" w:cs="Times New Roman"/>
          <w:b/>
          <w:color w:val="C00000"/>
          <w:sz w:val="36"/>
          <w:szCs w:val="36"/>
        </w:rPr>
      </w:pPr>
      <w:r w:rsidRPr="00FF091B">
        <w:rPr>
          <w:rFonts w:ascii="Times New Roman" w:hAnsi="Times New Roman" w:cs="Times New Roman"/>
          <w:b/>
          <w:color w:val="C00000"/>
          <w:sz w:val="36"/>
          <w:szCs w:val="36"/>
        </w:rPr>
        <w:lastRenderedPageBreak/>
        <w:t>Recommendations</w:t>
      </w:r>
    </w:p>
    <w:p w14:paraId="2CDDFDD6" w14:textId="77777777" w:rsidR="0094472D" w:rsidRDefault="0094472D" w:rsidP="0094472D">
      <w:pPr>
        <w:widowControl w:val="0"/>
      </w:pPr>
      <w:r>
        <w:rPr>
          <w:i/>
        </w:rPr>
        <w:t>Please share your comments online for improving this document. If you have any questions or encounter any problems, please feel free to contact us (</w:t>
      </w:r>
      <w:hyperlink r:id="rId70">
        <w:r>
          <w:rPr>
            <w:i/>
            <w:color w:val="1155CC"/>
            <w:u w:val="single"/>
          </w:rPr>
          <w:t>jiangtao.liu@asu.edu</w:t>
        </w:r>
      </w:hyperlink>
      <w:r>
        <w:rPr>
          <w:i/>
        </w:rPr>
        <w:t xml:space="preserve">; </w:t>
      </w:r>
      <w:hyperlink r:id="rId71">
        <w:r>
          <w:rPr>
            <w:i/>
            <w:color w:val="1155CC"/>
            <w:u w:val="single"/>
          </w:rPr>
          <w:t>xzhou74@asu.edu</w:t>
        </w:r>
      </w:hyperlink>
      <w:r>
        <w:rPr>
          <w:i/>
        </w:rPr>
        <w:t>). Your any feedback is greatly appreciated!</w:t>
      </w:r>
    </w:p>
    <w:p w14:paraId="5B5FC033" w14:textId="77777777" w:rsidR="0094472D" w:rsidRDefault="0094472D">
      <w:pPr>
        <w:widowControl w:val="0"/>
      </w:pPr>
    </w:p>
    <w:p w14:paraId="035D4CFB" w14:textId="77777777" w:rsidR="0094472D" w:rsidRDefault="0094472D">
      <w:pPr>
        <w:widowControl w:val="0"/>
      </w:pPr>
    </w:p>
    <w:p w14:paraId="2D5EF49A" w14:textId="77777777" w:rsidR="0094472D" w:rsidRDefault="0094472D">
      <w:pPr>
        <w:widowControl w:val="0"/>
      </w:pPr>
    </w:p>
    <w:p w14:paraId="2EDA935C" w14:textId="77777777" w:rsidR="0094472D" w:rsidRDefault="0094472D">
      <w:pPr>
        <w:widowControl w:val="0"/>
      </w:pPr>
    </w:p>
    <w:p w14:paraId="1253FAFB" w14:textId="150E9A19" w:rsidR="0094472D" w:rsidRPr="00EF4039" w:rsidRDefault="00EF4039">
      <w:pPr>
        <w:widowControl w:val="0"/>
        <w:rPr>
          <w:rFonts w:asciiTheme="majorBidi" w:hAnsiTheme="majorBidi" w:cstheme="majorBidi"/>
          <w:b/>
          <w:bCs/>
          <w:color w:val="833C0B" w:themeColor="accent2" w:themeShade="80"/>
          <w:sz w:val="36"/>
          <w:szCs w:val="36"/>
        </w:rPr>
      </w:pPr>
      <w:r w:rsidRPr="00FF091B">
        <w:rPr>
          <w:rFonts w:asciiTheme="majorBidi" w:hAnsiTheme="majorBidi" w:cstheme="majorBidi"/>
          <w:b/>
          <w:bCs/>
          <w:color w:val="C00000"/>
          <w:sz w:val="36"/>
          <w:szCs w:val="36"/>
        </w:rPr>
        <w:t>Source</w:t>
      </w:r>
      <w:r w:rsidRPr="00EF4039">
        <w:rPr>
          <w:rFonts w:asciiTheme="majorBidi" w:hAnsiTheme="majorBidi" w:cstheme="majorBidi"/>
          <w:b/>
          <w:bCs/>
          <w:color w:val="833C0B" w:themeColor="accent2" w:themeShade="80"/>
          <w:sz w:val="36"/>
          <w:szCs w:val="36"/>
        </w:rPr>
        <w:t>:</w:t>
      </w:r>
    </w:p>
    <w:p w14:paraId="254CF98F" w14:textId="77777777" w:rsidR="00EF4039" w:rsidRPr="00EF4039" w:rsidRDefault="00EF4039" w:rsidP="00EF4039">
      <w:pPr>
        <w:rPr>
          <w:rFonts w:ascii="Times New Roman" w:hAnsi="Times New Roman" w:cs="Times New Roman"/>
          <w:color w:val="000000" w:themeColor="text1"/>
          <w:sz w:val="20"/>
          <w:szCs w:val="20"/>
        </w:rPr>
      </w:pPr>
      <w:r w:rsidRPr="00EF4039">
        <w:rPr>
          <w:rFonts w:asciiTheme="majorBidi" w:hAnsiTheme="majorBidi" w:cstheme="majorBidi"/>
          <w:sz w:val="20"/>
          <w:szCs w:val="20"/>
        </w:rPr>
        <w:t xml:space="preserve">1) To use NeXTA/DTALite package, please install open-source package </w:t>
      </w:r>
      <w:r w:rsidRPr="00EF4039">
        <w:rPr>
          <w:rFonts w:asciiTheme="majorBidi" w:hAnsiTheme="majorBidi" w:cstheme="majorBidi"/>
          <w:b/>
          <w:sz w:val="20"/>
          <w:szCs w:val="20"/>
        </w:rPr>
        <w:t>gnuplot</w:t>
      </w:r>
      <w:r w:rsidRPr="00EF4039">
        <w:rPr>
          <w:rFonts w:asciiTheme="majorBidi" w:hAnsiTheme="majorBidi" w:cstheme="majorBidi"/>
          <w:sz w:val="20"/>
          <w:szCs w:val="20"/>
        </w:rPr>
        <w:t xml:space="preserve"> at                                                        </w:t>
      </w:r>
      <w:hyperlink r:id="rId72">
        <w:r w:rsidRPr="00EF4039">
          <w:rPr>
            <w:rFonts w:asciiTheme="majorBidi" w:hAnsiTheme="majorBidi" w:cstheme="majorBidi"/>
            <w:color w:val="1155CC"/>
            <w:sz w:val="20"/>
            <w:szCs w:val="20"/>
            <w:u w:val="single"/>
          </w:rPr>
          <w:t>http://sourceforge.net/projects/gnuplot/files/</w:t>
        </w:r>
      </w:hyperlink>
      <w:r w:rsidRPr="00EF4039">
        <w:rPr>
          <w:rFonts w:asciiTheme="majorBidi" w:hAnsiTheme="majorBidi" w:cstheme="majorBidi"/>
          <w:sz w:val="20"/>
          <w:szCs w:val="20"/>
        </w:rPr>
        <w:t xml:space="preserve">  or </w:t>
      </w:r>
      <w:hyperlink r:id="rId73">
        <w:r w:rsidRPr="00EF4039">
          <w:rPr>
            <w:rFonts w:asciiTheme="majorBidi" w:hAnsiTheme="majorBidi" w:cstheme="majorBidi"/>
            <w:color w:val="1155CC"/>
            <w:sz w:val="20"/>
            <w:szCs w:val="20"/>
            <w:u w:val="single"/>
          </w:rPr>
          <w:t>http://www.gnuplot.info</w:t>
        </w:r>
      </w:hyperlink>
      <w:r w:rsidRPr="00EF4039">
        <w:rPr>
          <w:rFonts w:asciiTheme="majorBidi" w:hAnsiTheme="majorBidi" w:cstheme="majorBidi"/>
          <w:sz w:val="20"/>
          <w:szCs w:val="20"/>
        </w:rPr>
        <w:t xml:space="preserve"> for generating traffic density/speed contour plots. NeXTA will generate gnuplot files (*.plt) to be automatically open and plot by gnuplot.</w:t>
      </w:r>
    </w:p>
    <w:p w14:paraId="3AD01865" w14:textId="77777777" w:rsidR="0094472D" w:rsidRDefault="0094472D">
      <w:pPr>
        <w:widowControl w:val="0"/>
      </w:pPr>
    </w:p>
    <w:sectPr w:rsidR="0094472D" w:rsidSect="0094472D">
      <w:footerReference w:type="default" r:id="rId74"/>
      <w:pgSz w:w="15840" w:h="12240" w:orient="landscape"/>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 A" w:date="2016-04-07T21:19:00Z" w:initials="AA">
    <w:p w14:paraId="462CABB9" w14:textId="4D1461DA" w:rsidR="004F4EE0" w:rsidRDefault="004F4EE0">
      <w:pPr>
        <w:pStyle w:val="CommentText"/>
      </w:pPr>
      <w:r>
        <w:rPr>
          <w:rStyle w:val="CommentReference"/>
        </w:rPr>
        <w:annotationRef/>
      </w:r>
      <w:r>
        <w:t>Doesn’t match the old version, I got the table below</w:t>
      </w:r>
    </w:p>
  </w:comment>
  <w:comment w:id="9" w:author="A A" w:date="2016-04-07T21:24:00Z" w:initials="AA">
    <w:p w14:paraId="21FAC569" w14:textId="774331D9" w:rsidR="004F4EE0" w:rsidRDefault="004F4EE0">
      <w:pPr>
        <w:pStyle w:val="CommentText"/>
      </w:pPr>
      <w:r>
        <w:rPr>
          <w:rStyle w:val="CommentReference"/>
        </w:rPr>
        <w:annotationRef/>
      </w:r>
      <w:r>
        <w:t>This is not available in the new version? The new window is showing below</w:t>
      </w:r>
    </w:p>
  </w:comment>
  <w:comment w:id="13" w:author="A A" w:date="2016-04-07T21:36:00Z" w:initials="AA">
    <w:p w14:paraId="68D4ED41" w14:textId="50E80A6B" w:rsidR="004F4EE0" w:rsidRDefault="004F4EE0">
      <w:pPr>
        <w:pStyle w:val="CommentText"/>
      </w:pPr>
      <w:r>
        <w:rPr>
          <w:rStyle w:val="CommentReference"/>
        </w:rPr>
        <w:annotationRef/>
      </w:r>
      <w:r>
        <w:t>I got different pic as below</w:t>
      </w:r>
    </w:p>
  </w:comment>
  <w:comment w:id="19" w:author="A A" w:date="2016-04-07T21:57:00Z" w:initials="AA">
    <w:p w14:paraId="6C94EE70" w14:textId="61922357" w:rsidR="00364CB8" w:rsidRDefault="00364CB8" w:rsidP="00364CB8">
      <w:pPr>
        <w:pStyle w:val="CommentText"/>
      </w:pPr>
      <w:r>
        <w:rPr>
          <w:rStyle w:val="CommentReference"/>
        </w:rPr>
        <w:annotationRef/>
      </w:r>
      <w:r>
        <w:t>Same as before</w:t>
      </w:r>
    </w:p>
  </w:comment>
  <w:comment w:id="20" w:author="A A" w:date="2016-04-07T22:02:00Z" w:initials="AA">
    <w:p w14:paraId="4AFD52DF" w14:textId="764EC007" w:rsidR="00364CB8" w:rsidRDefault="00364CB8">
      <w:pPr>
        <w:pStyle w:val="CommentText"/>
      </w:pPr>
      <w:r>
        <w:rPr>
          <w:rStyle w:val="CommentReference"/>
        </w:rPr>
        <w:annotationRef/>
      </w:r>
      <w:r>
        <w:t>Got different graph</w:t>
      </w:r>
    </w:p>
  </w:comment>
  <w:comment w:id="25" w:author="A A" w:date="2016-04-07T22:14:00Z" w:initials="AA">
    <w:p w14:paraId="4D378DDE" w14:textId="6E6C00C4" w:rsidR="00FF091B" w:rsidRDefault="00FF091B">
      <w:pPr>
        <w:pStyle w:val="CommentText"/>
      </w:pPr>
      <w:r>
        <w:rPr>
          <w:rStyle w:val="CommentReference"/>
        </w:rPr>
        <w:annotationRef/>
      </w:r>
      <w:r>
        <w:t>Not sure how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2CABB9" w15:done="0"/>
  <w15:commentEx w15:paraId="21FAC569" w15:done="0"/>
  <w15:commentEx w15:paraId="68D4ED41" w15:done="0"/>
  <w15:commentEx w15:paraId="6C94EE70" w15:done="0"/>
  <w15:commentEx w15:paraId="4AFD52DF" w15:done="0"/>
  <w15:commentEx w15:paraId="4D378D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60380" w14:textId="77777777" w:rsidR="00724E55" w:rsidRDefault="00724E55">
      <w:pPr>
        <w:spacing w:line="240" w:lineRule="auto"/>
      </w:pPr>
      <w:r>
        <w:separator/>
      </w:r>
    </w:p>
  </w:endnote>
  <w:endnote w:type="continuationSeparator" w:id="0">
    <w:p w14:paraId="4A130870" w14:textId="77777777" w:rsidR="00724E55" w:rsidRDefault="00724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53ECD" w14:textId="77777777" w:rsidR="004F4EE0" w:rsidRDefault="004F4EE0">
    <w:pPr>
      <w:spacing w:after="720"/>
      <w:jc w:val="right"/>
    </w:pPr>
    <w:r>
      <w:fldChar w:fldCharType="begin"/>
    </w:r>
    <w:r>
      <w:instrText>PAGE</w:instrText>
    </w:r>
    <w:r>
      <w:fldChar w:fldCharType="separate"/>
    </w:r>
    <w:r w:rsidR="00362B2F">
      <w:rPr>
        <w:noProof/>
      </w:rPr>
      <w:t>40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61D37" w14:textId="77777777" w:rsidR="00724E55" w:rsidRDefault="00724E55">
      <w:pPr>
        <w:spacing w:line="240" w:lineRule="auto"/>
      </w:pPr>
      <w:r>
        <w:separator/>
      </w:r>
    </w:p>
  </w:footnote>
  <w:footnote w:type="continuationSeparator" w:id="0">
    <w:p w14:paraId="17AD9799" w14:textId="77777777" w:rsidR="00724E55" w:rsidRDefault="00724E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D98"/>
    <w:multiLevelType w:val="multilevel"/>
    <w:tmpl w:val="F4BC779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96E7D76"/>
    <w:multiLevelType w:val="hybridMultilevel"/>
    <w:tmpl w:val="5CB4F13E"/>
    <w:lvl w:ilvl="0" w:tplc="12F6AD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C97170"/>
    <w:multiLevelType w:val="multilevel"/>
    <w:tmpl w:val="5D446A6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2B395DB2"/>
    <w:multiLevelType w:val="hybridMultilevel"/>
    <w:tmpl w:val="2EA6DFC8"/>
    <w:lvl w:ilvl="0" w:tplc="4AE0D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8E4E50"/>
    <w:multiLevelType w:val="hybridMultilevel"/>
    <w:tmpl w:val="9F9CB752"/>
    <w:lvl w:ilvl="0" w:tplc="D8AE4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643AED"/>
    <w:multiLevelType w:val="multilevel"/>
    <w:tmpl w:val="96885B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40293856"/>
    <w:multiLevelType w:val="multilevel"/>
    <w:tmpl w:val="030A159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6F0C67F8"/>
    <w:multiLevelType w:val="multilevel"/>
    <w:tmpl w:val="CD1AF4F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70431866"/>
    <w:multiLevelType w:val="multilevel"/>
    <w:tmpl w:val="8FA8B01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
  </w:num>
  <w:num w:numId="2">
    <w:abstractNumId w:val="0"/>
  </w:num>
  <w:num w:numId="3">
    <w:abstractNumId w:val="7"/>
  </w:num>
  <w:num w:numId="4">
    <w:abstractNumId w:val="6"/>
  </w:num>
  <w:num w:numId="5">
    <w:abstractNumId w:val="5"/>
  </w:num>
  <w:num w:numId="6">
    <w:abstractNumId w:val="8"/>
  </w:num>
  <w:num w:numId="7">
    <w:abstractNumId w:val="1"/>
  </w:num>
  <w:num w:numId="8">
    <w:abstractNumId w:val="3"/>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 A">
    <w15:presenceInfo w15:providerId="Windows Live" w15:userId="d69ff140a9e87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54B"/>
    <w:rsid w:val="0008664C"/>
    <w:rsid w:val="000F25E9"/>
    <w:rsid w:val="001F3469"/>
    <w:rsid w:val="00217154"/>
    <w:rsid w:val="002E0E5C"/>
    <w:rsid w:val="00310AF2"/>
    <w:rsid w:val="00362B2F"/>
    <w:rsid w:val="00364CB8"/>
    <w:rsid w:val="004003EF"/>
    <w:rsid w:val="004F4EE0"/>
    <w:rsid w:val="00724E55"/>
    <w:rsid w:val="007D1C7B"/>
    <w:rsid w:val="007D32DE"/>
    <w:rsid w:val="00800A61"/>
    <w:rsid w:val="00810DF2"/>
    <w:rsid w:val="0081445C"/>
    <w:rsid w:val="00833685"/>
    <w:rsid w:val="009175FA"/>
    <w:rsid w:val="0094472D"/>
    <w:rsid w:val="009B5EEC"/>
    <w:rsid w:val="009E4C40"/>
    <w:rsid w:val="00AF46F1"/>
    <w:rsid w:val="00B4586D"/>
    <w:rsid w:val="00BA0F50"/>
    <w:rsid w:val="00C62A5B"/>
    <w:rsid w:val="00CC46A3"/>
    <w:rsid w:val="00D3047F"/>
    <w:rsid w:val="00D4054B"/>
    <w:rsid w:val="00D60042"/>
    <w:rsid w:val="00D811C4"/>
    <w:rsid w:val="00D90D0E"/>
    <w:rsid w:val="00EC23B9"/>
    <w:rsid w:val="00EF18FC"/>
    <w:rsid w:val="00EF4039"/>
    <w:rsid w:val="00F049C4"/>
    <w:rsid w:val="00F65416"/>
    <w:rsid w:val="00F839CE"/>
    <w:rsid w:val="00FA764E"/>
    <w:rsid w:val="00FF091B"/>
    <w:rsid w:val="00FF51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0CC62E"/>
  <w15:docId w15:val="{A0D0C8B2-DB5F-4F42-ADF0-2FD6EAF9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9B5EEC"/>
    <w:pPr>
      <w:ind w:left="720"/>
      <w:contextualSpacing/>
    </w:pPr>
  </w:style>
  <w:style w:type="paragraph" w:styleId="BalloonText">
    <w:name w:val="Balloon Text"/>
    <w:basedOn w:val="Normal"/>
    <w:link w:val="BalloonTextChar"/>
    <w:uiPriority w:val="99"/>
    <w:semiHidden/>
    <w:unhideWhenUsed/>
    <w:rsid w:val="009B5EE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EEC"/>
    <w:rPr>
      <w:rFonts w:ascii="Segoe UI" w:hAnsi="Segoe UI" w:cs="Segoe UI"/>
      <w:sz w:val="18"/>
      <w:szCs w:val="18"/>
    </w:rPr>
  </w:style>
  <w:style w:type="paragraph" w:styleId="Header">
    <w:name w:val="header"/>
    <w:basedOn w:val="Normal"/>
    <w:link w:val="HeaderChar"/>
    <w:uiPriority w:val="99"/>
    <w:unhideWhenUsed/>
    <w:rsid w:val="000F25E9"/>
    <w:pPr>
      <w:tabs>
        <w:tab w:val="center" w:pos="4320"/>
        <w:tab w:val="right" w:pos="8640"/>
      </w:tabs>
      <w:spacing w:line="240" w:lineRule="auto"/>
    </w:pPr>
  </w:style>
  <w:style w:type="character" w:customStyle="1" w:styleId="HeaderChar">
    <w:name w:val="Header Char"/>
    <w:basedOn w:val="DefaultParagraphFont"/>
    <w:link w:val="Header"/>
    <w:uiPriority w:val="99"/>
    <w:rsid w:val="000F25E9"/>
  </w:style>
  <w:style w:type="paragraph" w:styleId="Footer">
    <w:name w:val="footer"/>
    <w:basedOn w:val="Normal"/>
    <w:link w:val="FooterChar"/>
    <w:uiPriority w:val="99"/>
    <w:unhideWhenUsed/>
    <w:rsid w:val="000F25E9"/>
    <w:pPr>
      <w:tabs>
        <w:tab w:val="center" w:pos="4320"/>
        <w:tab w:val="right" w:pos="8640"/>
      </w:tabs>
      <w:spacing w:line="240" w:lineRule="auto"/>
    </w:pPr>
  </w:style>
  <w:style w:type="character" w:customStyle="1" w:styleId="FooterChar">
    <w:name w:val="Footer Char"/>
    <w:basedOn w:val="DefaultParagraphFont"/>
    <w:link w:val="Footer"/>
    <w:uiPriority w:val="99"/>
    <w:rsid w:val="000F25E9"/>
  </w:style>
  <w:style w:type="character" w:styleId="CommentReference">
    <w:name w:val="annotation reference"/>
    <w:basedOn w:val="DefaultParagraphFont"/>
    <w:uiPriority w:val="99"/>
    <w:semiHidden/>
    <w:unhideWhenUsed/>
    <w:rsid w:val="009175FA"/>
    <w:rPr>
      <w:sz w:val="16"/>
      <w:szCs w:val="16"/>
    </w:rPr>
  </w:style>
  <w:style w:type="paragraph" w:styleId="CommentText">
    <w:name w:val="annotation text"/>
    <w:basedOn w:val="Normal"/>
    <w:link w:val="CommentTextChar"/>
    <w:uiPriority w:val="99"/>
    <w:semiHidden/>
    <w:unhideWhenUsed/>
    <w:rsid w:val="009175FA"/>
    <w:pPr>
      <w:spacing w:line="240" w:lineRule="auto"/>
    </w:pPr>
    <w:rPr>
      <w:sz w:val="20"/>
      <w:szCs w:val="20"/>
    </w:rPr>
  </w:style>
  <w:style w:type="character" w:customStyle="1" w:styleId="CommentTextChar">
    <w:name w:val="Comment Text Char"/>
    <w:basedOn w:val="DefaultParagraphFont"/>
    <w:link w:val="CommentText"/>
    <w:uiPriority w:val="99"/>
    <w:semiHidden/>
    <w:rsid w:val="009175FA"/>
    <w:rPr>
      <w:sz w:val="20"/>
      <w:szCs w:val="20"/>
    </w:rPr>
  </w:style>
  <w:style w:type="paragraph" w:styleId="CommentSubject">
    <w:name w:val="annotation subject"/>
    <w:basedOn w:val="CommentText"/>
    <w:next w:val="CommentText"/>
    <w:link w:val="CommentSubjectChar"/>
    <w:uiPriority w:val="99"/>
    <w:semiHidden/>
    <w:unhideWhenUsed/>
    <w:rsid w:val="009175FA"/>
    <w:rPr>
      <w:b/>
      <w:bCs/>
    </w:rPr>
  </w:style>
  <w:style w:type="character" w:customStyle="1" w:styleId="CommentSubjectChar">
    <w:name w:val="Comment Subject Char"/>
    <w:basedOn w:val="CommentTextChar"/>
    <w:link w:val="CommentSubject"/>
    <w:uiPriority w:val="99"/>
    <w:semiHidden/>
    <w:rsid w:val="009175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734397">
      <w:bodyDiv w:val="1"/>
      <w:marLeft w:val="0"/>
      <w:marRight w:val="0"/>
      <w:marTop w:val="0"/>
      <w:marBottom w:val="0"/>
      <w:divBdr>
        <w:top w:val="none" w:sz="0" w:space="0" w:color="auto"/>
        <w:left w:val="none" w:sz="0" w:space="0" w:color="auto"/>
        <w:bottom w:val="none" w:sz="0" w:space="0" w:color="auto"/>
        <w:right w:val="none" w:sz="0" w:space="0" w:color="auto"/>
      </w:divBdr>
    </w:div>
    <w:div w:id="1857421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ccc?key=0AuAme-zXfj7pdDdrTWlVd2FoSzZyZGo0LTRhdm9lMEE" TargetMode="External"/><Relationship Id="rId18" Type="http://schemas.openxmlformats.org/officeDocument/2006/relationships/hyperlink" Target="https://docs.google.com/spreadsheet/ccc?key=0AuAme-zXfj7pdHh6ZzhsZXZseWtzQTZoZEpJQm5paXc" TargetMode="External"/><Relationship Id="rId26" Type="http://schemas.openxmlformats.org/officeDocument/2006/relationships/hyperlink" Target="https://docs.google.com/spreadsheet/ccc?key=0AuAme-zXfj7pdGQ5dE4yTFdvX2hKY2Exb2s1NFhCclE" TargetMode="External"/><Relationship Id="rId39" Type="http://schemas.openxmlformats.org/officeDocument/2006/relationships/image" Target="media/image11.jpg"/><Relationship Id="rId21" Type="http://schemas.openxmlformats.org/officeDocument/2006/relationships/hyperlink" Target="https://docs.google.com/spreadsheet/ccc?key=0AuAme-zXfj7pdFN5cWpFdjI1aUp1SkNFVUUtYlJhS2c"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ourceforge.net/projects/gnuplot/files/" TargetMode="External"/><Relationship Id="rId55" Type="http://schemas.openxmlformats.org/officeDocument/2006/relationships/image" Target="media/image25.jpg"/><Relationship Id="rId63" Type="http://schemas.openxmlformats.org/officeDocument/2006/relationships/image" Target="media/image33.jpg"/><Relationship Id="rId68" Type="http://schemas.openxmlformats.org/officeDocument/2006/relationships/image" Target="media/image38.jp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mailto:xzhou74@asu.edu" TargetMode="External"/><Relationship Id="rId2" Type="http://schemas.openxmlformats.org/officeDocument/2006/relationships/numbering" Target="numbering.xml"/><Relationship Id="rId16" Type="http://schemas.openxmlformats.org/officeDocument/2006/relationships/hyperlink" Target="https://docs.google.com/spreadsheet/ccc?key=0AuAme-zXfj7pdGtnMjNrSW1kRzZuMVV2UEFOZlYzZmc" TargetMode="External"/><Relationship Id="rId29" Type="http://schemas.openxmlformats.org/officeDocument/2006/relationships/hyperlink" Target="https://docs.google.com/spreadsheet/ccc?key=0AuAme-zXfj7pdGZwUmt5UDVzUEFrUzF5MmdUS21NYnc" TargetMode="External"/><Relationship Id="rId11" Type="http://schemas.openxmlformats.org/officeDocument/2006/relationships/image" Target="media/image3.jpg"/><Relationship Id="rId24" Type="http://schemas.openxmlformats.org/officeDocument/2006/relationships/hyperlink" Target="https://docs.google.com/spreadsheet/ccc?key=0AuAme-zXfj7pdHhhdXdlY18wYjBhenFSa3JHVUREMXc" TargetMode="External"/><Relationship Id="rId32" Type="http://schemas.openxmlformats.org/officeDocument/2006/relationships/image" Target="media/image6.jpeg"/><Relationship Id="rId37" Type="http://schemas.microsoft.com/office/2011/relationships/commentsExtended" Target="commentsExtended.xml"/><Relationship Id="rId40" Type="http://schemas.openxmlformats.org/officeDocument/2006/relationships/image" Target="media/image12.PNG"/><Relationship Id="rId45" Type="http://schemas.openxmlformats.org/officeDocument/2006/relationships/image" Target="media/image17.jpg"/><Relationship Id="rId53" Type="http://schemas.openxmlformats.org/officeDocument/2006/relationships/image" Target="media/image23.jpg"/><Relationship Id="rId58" Type="http://schemas.openxmlformats.org/officeDocument/2006/relationships/image" Target="media/image28.jpg"/><Relationship Id="rId66" Type="http://schemas.openxmlformats.org/officeDocument/2006/relationships/image" Target="media/image36.jp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oogle.com/spreadsheet/ccc?key=0AuAme-zXfj7pdDlXTVh3Y25GcFpVMTZGcXVUeGx2eXc" TargetMode="External"/><Relationship Id="rId23" Type="http://schemas.openxmlformats.org/officeDocument/2006/relationships/hyperlink" Target="https://docs.google.com/spreadsheet/ccc?key=0AuAme-zXfj7pdGFNeVlmNmVQbUY2QXBEa2thMmxRR1E" TargetMode="External"/><Relationship Id="rId28" Type="http://schemas.openxmlformats.org/officeDocument/2006/relationships/hyperlink" Target="https://docs.google.com/spreadsheet/ccc?key=0AuAme-zXfj7pdGZwUmt5UDVzUEFrUzF5MmdUS21NYnc" TargetMode="External"/><Relationship Id="rId36" Type="http://schemas.openxmlformats.org/officeDocument/2006/relationships/comments" Target="comments.xml"/><Relationship Id="rId49" Type="http://schemas.openxmlformats.org/officeDocument/2006/relationships/image" Target="media/image21.jpg"/><Relationship Id="rId57" Type="http://schemas.openxmlformats.org/officeDocument/2006/relationships/image" Target="media/image27.png"/><Relationship Id="rId61" Type="http://schemas.openxmlformats.org/officeDocument/2006/relationships/image" Target="media/image31.jpg"/><Relationship Id="rId10" Type="http://schemas.openxmlformats.org/officeDocument/2006/relationships/image" Target="media/image2.jpg"/><Relationship Id="rId19" Type="http://schemas.openxmlformats.org/officeDocument/2006/relationships/hyperlink" Target="https://docs.google.com/spreadsheet/ccc?key=0AuAme-zXfj7pdHh6ZzhsZXZseWtzQTZoZEpJQm5paXc" TargetMode="External"/><Relationship Id="rId31" Type="http://schemas.openxmlformats.org/officeDocument/2006/relationships/image" Target="media/image5.png"/><Relationship Id="rId44" Type="http://schemas.openxmlformats.org/officeDocument/2006/relationships/image" Target="media/image16.jpg"/><Relationship Id="rId52" Type="http://schemas.openxmlformats.org/officeDocument/2006/relationships/image" Target="media/image22.PNG"/><Relationship Id="rId60" Type="http://schemas.openxmlformats.org/officeDocument/2006/relationships/image" Target="media/image30.jpg"/><Relationship Id="rId65" Type="http://schemas.openxmlformats.org/officeDocument/2006/relationships/image" Target="media/image35.jpg"/><Relationship Id="rId73" Type="http://schemas.openxmlformats.org/officeDocument/2006/relationships/hyperlink" Target="http://www.gnuplot.info/" TargetMode="External"/><Relationship Id="rId4" Type="http://schemas.openxmlformats.org/officeDocument/2006/relationships/settings" Target="settings.xml"/><Relationship Id="rId9" Type="http://schemas.openxmlformats.org/officeDocument/2006/relationships/hyperlink" Target="https://www.dropbox.com/s/embakp3ioaed107/3-corridor_Network_0317.zip?dl=0" TargetMode="External"/><Relationship Id="rId14" Type="http://schemas.openxmlformats.org/officeDocument/2006/relationships/hyperlink" Target="https://docs.google.com/spreadsheet/ccc?key=0AuAme-zXfj7pdDlXTVh3Y25GcFpVMTZGcXVUeGx2eXc" TargetMode="External"/><Relationship Id="rId22" Type="http://schemas.openxmlformats.org/officeDocument/2006/relationships/hyperlink" Target="https://docs.google.com/spreadsheet/ccc?key=0AuAme-zXfj7pdGFNeVlmNmVQbUY2QXBEa2thMmxRR1E" TargetMode="External"/><Relationship Id="rId27" Type="http://schemas.openxmlformats.org/officeDocument/2006/relationships/hyperlink" Target="https://docs.google.com/spreadsheet/ccc?key=0AuAme-zXfj7pdGQ5dE4yTFdvX2hKY2Exb2s1NFhCcl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jpg"/><Relationship Id="rId56" Type="http://schemas.openxmlformats.org/officeDocument/2006/relationships/image" Target="media/image26.jp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ourceforge.net/projects/gnuplot/files/" TargetMode="External"/><Relationship Id="rId72" Type="http://schemas.openxmlformats.org/officeDocument/2006/relationships/hyperlink" Target="http://sourceforge.net/projects/gnuplot/files/" TargetMode="External"/><Relationship Id="rId3" Type="http://schemas.openxmlformats.org/officeDocument/2006/relationships/styles" Target="styles.xml"/><Relationship Id="rId12" Type="http://schemas.openxmlformats.org/officeDocument/2006/relationships/hyperlink" Target="https://docs.google.com/spreadsheet/ccc?key=0AuAme-zXfj7pdDdrTWlVd2FoSzZyZGo0LTRhdm9lMEE" TargetMode="External"/><Relationship Id="rId17" Type="http://schemas.openxmlformats.org/officeDocument/2006/relationships/hyperlink" Target="https://docs.google.com/spreadsheet/ccc?key=0AuAme-zXfj7pdGtnMjNrSW1kRzZuMVV2UEFOZlYzZmc" TargetMode="External"/><Relationship Id="rId25" Type="http://schemas.openxmlformats.org/officeDocument/2006/relationships/hyperlink" Target="https://docs.google.com/spreadsheet/ccc?key=0AuAme-zXfj7pdHhhdXdlY18wYjBhenFSa3JHVUREMXc" TargetMode="External"/><Relationship Id="rId33" Type="http://schemas.openxmlformats.org/officeDocument/2006/relationships/image" Target="media/image7.jpg"/><Relationship Id="rId38" Type="http://schemas.openxmlformats.org/officeDocument/2006/relationships/image" Target="media/image10.PNG"/><Relationship Id="rId46" Type="http://schemas.openxmlformats.org/officeDocument/2006/relationships/image" Target="media/image18.jpg"/><Relationship Id="rId59" Type="http://schemas.openxmlformats.org/officeDocument/2006/relationships/image" Target="media/image29.jpg"/><Relationship Id="rId67" Type="http://schemas.openxmlformats.org/officeDocument/2006/relationships/image" Target="media/image37.jpg"/><Relationship Id="rId20" Type="http://schemas.openxmlformats.org/officeDocument/2006/relationships/hyperlink" Target="https://docs.google.com/spreadsheet/ccc?key=0AuAme-zXfj7pdFN5cWpFdjI1aUp1SkNFVUUtYlJhS2c" TargetMode="Externa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image" Target="media/image32.jpg"/><Relationship Id="rId70" Type="http://schemas.openxmlformats.org/officeDocument/2006/relationships/hyperlink" Target="mailto:jiangtao.liu@asu.edu"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B99E8-54BF-4EA4-93FA-BF43EF1D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4342</Words>
  <Characters>24752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29036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dana alsader (Student)</dc:creator>
  <cp:lastModifiedBy>A A</cp:lastModifiedBy>
  <cp:revision>3</cp:revision>
  <dcterms:created xsi:type="dcterms:W3CDTF">2016-04-08T05:16:00Z</dcterms:created>
  <dcterms:modified xsi:type="dcterms:W3CDTF">2016-04-15T07:08:00Z</dcterms:modified>
</cp:coreProperties>
</file>