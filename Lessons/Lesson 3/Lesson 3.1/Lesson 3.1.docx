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61E21" w14:textId="6BC3B1A4" w:rsidR="00EC54CA" w:rsidRPr="00F81D0C" w:rsidRDefault="00F81D0C" w:rsidP="00F81D0C">
      <w:pPr>
        <w:pStyle w:val="Title"/>
        <w:spacing w:after="0"/>
        <w:contextualSpacing w:val="0"/>
        <w:jc w:val="center"/>
        <w:rPr>
          <w:rFonts w:ascii="Times New Roman" w:hAnsi="Times New Roman" w:cs="Times New Roman"/>
          <w:sz w:val="22"/>
          <w:szCs w:val="22"/>
        </w:rPr>
      </w:pPr>
      <w:r w:rsidRPr="00F81D0C">
        <w:rPr>
          <w:rFonts w:ascii="Times New Roman" w:hAnsi="Times New Roman" w:cs="Times New Roman"/>
          <w:sz w:val="22"/>
          <w:szCs w:val="22"/>
        </w:rPr>
        <w:t>Lesson 3.1: Network Modeling</w:t>
      </w:r>
    </w:p>
    <w:p w14:paraId="233E9EA6" w14:textId="77777777" w:rsidR="00EC54CA" w:rsidRPr="001160E0" w:rsidRDefault="00EC54CA" w:rsidP="00EC54CA">
      <w:pPr>
        <w:pStyle w:val="Subtitle"/>
        <w:spacing w:before="0" w:after="0"/>
        <w:contextualSpacing w:val="0"/>
        <w:jc w:val="center"/>
        <w:rPr>
          <w:rFonts w:ascii="Times New Roman" w:hAnsi="Times New Roman" w:cs="Times New Roman"/>
          <w:i w:val="0"/>
          <w:color w:val="000000" w:themeColor="text1"/>
          <w:sz w:val="22"/>
          <w:szCs w:val="22"/>
          <w:rPrChange w:id="0" w:author="Admin" w:date="2016-10-06T17:07:00Z">
            <w:rPr>
              <w:rFonts w:ascii="Times New Roman" w:hAnsi="Times New Roman" w:cs="Times New Roman"/>
              <w:i w:val="0"/>
              <w:sz w:val="22"/>
              <w:szCs w:val="22"/>
            </w:rPr>
          </w:rPrChange>
        </w:rPr>
      </w:pPr>
      <w:r w:rsidRPr="001160E0">
        <w:rPr>
          <w:rFonts w:ascii="Times New Roman" w:eastAsia="Times New Roman" w:hAnsi="Times New Roman" w:cs="Times New Roman"/>
          <w:i w:val="0"/>
          <w:color w:val="000000" w:themeColor="text1"/>
          <w:sz w:val="22"/>
          <w:szCs w:val="22"/>
          <w:rPrChange w:id="1" w:author="Admin" w:date="2016-10-06T17:07:00Z">
            <w:rPr>
              <w:rFonts w:ascii="Times New Roman" w:eastAsia="Times New Roman" w:hAnsi="Times New Roman" w:cs="Times New Roman"/>
              <w:i w:val="0"/>
              <w:sz w:val="22"/>
              <w:szCs w:val="22"/>
            </w:rPr>
          </w:rPrChange>
        </w:rPr>
        <w:t xml:space="preserve">Understand Network Equilibrium Model: </w:t>
      </w:r>
      <w:proofErr w:type="spellStart"/>
      <w:r w:rsidRPr="001160E0">
        <w:rPr>
          <w:rFonts w:ascii="Times New Roman" w:eastAsia="Times New Roman" w:hAnsi="Times New Roman" w:cs="Times New Roman"/>
          <w:i w:val="0"/>
          <w:color w:val="000000" w:themeColor="text1"/>
          <w:sz w:val="22"/>
          <w:szCs w:val="22"/>
          <w:rPrChange w:id="2" w:author="Admin" w:date="2016-10-06T17:07:00Z">
            <w:rPr>
              <w:rFonts w:ascii="Times New Roman" w:eastAsia="Times New Roman" w:hAnsi="Times New Roman" w:cs="Times New Roman"/>
              <w:i w:val="0"/>
              <w:sz w:val="22"/>
              <w:szCs w:val="22"/>
            </w:rPr>
          </w:rPrChange>
        </w:rPr>
        <w:t>Braess</w:t>
      </w:r>
      <w:proofErr w:type="spellEnd"/>
      <w:r w:rsidRPr="001160E0">
        <w:rPr>
          <w:rFonts w:ascii="Times New Roman" w:eastAsia="Times New Roman" w:hAnsi="Times New Roman" w:cs="Times New Roman"/>
          <w:i w:val="0"/>
          <w:color w:val="000000" w:themeColor="text1"/>
          <w:sz w:val="22"/>
          <w:szCs w:val="22"/>
          <w:rPrChange w:id="3" w:author="Admin" w:date="2016-10-06T17:07:00Z">
            <w:rPr>
              <w:rFonts w:ascii="Times New Roman" w:eastAsia="Times New Roman" w:hAnsi="Times New Roman" w:cs="Times New Roman"/>
              <w:i w:val="0"/>
              <w:sz w:val="22"/>
              <w:szCs w:val="22"/>
            </w:rPr>
          </w:rPrChange>
        </w:rPr>
        <w:t>’</w:t>
      </w:r>
      <w:del w:id="4" w:author="Admin" w:date="2016-10-06T17:05:00Z">
        <w:r w:rsidRPr="001160E0" w:rsidDel="00F81D0C">
          <w:rPr>
            <w:rFonts w:ascii="Times New Roman" w:eastAsia="Times New Roman" w:hAnsi="Times New Roman" w:cs="Times New Roman"/>
            <w:i w:val="0"/>
            <w:color w:val="000000" w:themeColor="text1"/>
            <w:sz w:val="22"/>
            <w:szCs w:val="22"/>
            <w:rPrChange w:id="5" w:author="Admin" w:date="2016-10-06T17:07:00Z">
              <w:rPr>
                <w:rFonts w:ascii="Times New Roman" w:eastAsia="Times New Roman" w:hAnsi="Times New Roman" w:cs="Times New Roman"/>
                <w:i w:val="0"/>
                <w:sz w:val="22"/>
                <w:szCs w:val="22"/>
              </w:rPr>
            </w:rPrChange>
          </w:rPr>
          <w:delText>s</w:delText>
        </w:r>
      </w:del>
      <w:r w:rsidRPr="001160E0">
        <w:rPr>
          <w:rFonts w:ascii="Times New Roman" w:eastAsia="Times New Roman" w:hAnsi="Times New Roman" w:cs="Times New Roman"/>
          <w:i w:val="0"/>
          <w:color w:val="000000" w:themeColor="text1"/>
          <w:sz w:val="22"/>
          <w:szCs w:val="22"/>
          <w:rPrChange w:id="6" w:author="Admin" w:date="2016-10-06T17:07:00Z">
            <w:rPr>
              <w:rFonts w:ascii="Times New Roman" w:eastAsia="Times New Roman" w:hAnsi="Times New Roman" w:cs="Times New Roman"/>
              <w:i w:val="0"/>
              <w:sz w:val="22"/>
              <w:szCs w:val="22"/>
            </w:rPr>
          </w:rPrChange>
        </w:rPr>
        <w:t xml:space="preserve"> Paradox</w:t>
      </w:r>
    </w:p>
    <w:p w14:paraId="03B86A51"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576"/>
      </w:tblGrid>
      <w:tr w:rsidR="00EC54CA" w:rsidRPr="005672F2" w14:paraId="4B9196C4" w14:textId="77777777" w:rsidTr="00E96BA4">
        <w:tc>
          <w:tcPr>
            <w:tcW w:w="9576" w:type="dxa"/>
            <w:tcMar>
              <w:left w:w="108" w:type="dxa"/>
              <w:right w:w="108" w:type="dxa"/>
            </w:tcMar>
          </w:tcPr>
          <w:p w14:paraId="54D35E38" w14:textId="77777777" w:rsidR="00EC54CA" w:rsidRPr="00502554" w:rsidRDefault="00EC54CA" w:rsidP="00E96BA4">
            <w:pPr>
              <w:spacing w:line="240" w:lineRule="auto"/>
              <w:jc w:val="both"/>
              <w:rPr>
                <w:rFonts w:ascii="Times New Roman" w:hAnsi="Times New Roman" w:cs="Times New Roman"/>
              </w:rPr>
            </w:pP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w:t>
            </w:r>
            <w:del w:id="7" w:author="Admin" w:date="2016-10-06T17:05:00Z">
              <w:r w:rsidRPr="00502554" w:rsidDel="00F81D0C">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 credited to the German mathematician Dietrich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states that adding extra capacity to a network when the moving entities selfishly choose their route, can in some cases reduce overall performance. This is because the Nash equilibrium of such a system is not necessarily optimal.</w:t>
            </w:r>
          </w:p>
          <w:p w14:paraId="4BD27E68" w14:textId="77777777" w:rsidR="00EC54CA" w:rsidRPr="00502554" w:rsidRDefault="00EC54CA" w:rsidP="00E96BA4">
            <w:pPr>
              <w:spacing w:line="240" w:lineRule="auto"/>
              <w:jc w:val="both"/>
              <w:rPr>
                <w:rFonts w:ascii="Times New Roman" w:hAnsi="Times New Roman" w:cs="Times New Roman"/>
              </w:rPr>
            </w:pPr>
          </w:p>
          <w:p w14:paraId="6548437B"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 xml:space="preserve">The paradox is stated as follows: </w:t>
            </w:r>
          </w:p>
          <w:p w14:paraId="2051AE83" w14:textId="77777777" w:rsidR="00EC54CA" w:rsidRPr="00502554" w:rsidRDefault="00EC54CA" w:rsidP="00E96BA4">
            <w:pPr>
              <w:spacing w:line="240" w:lineRule="auto"/>
              <w:jc w:val="both"/>
              <w:rPr>
                <w:rFonts w:ascii="Times New Roman" w:hAnsi="Times New Roman" w:cs="Times New Roman"/>
              </w:rPr>
            </w:pPr>
          </w:p>
          <w:p w14:paraId="78A08F7C"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"For each point of a road network, let there be given the number of cars starting from it, and the destination of the cars. Under these conditions one wishes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42AD7538" w14:textId="77777777" w:rsidR="00EC54CA" w:rsidRPr="00502554" w:rsidRDefault="00EC54CA" w:rsidP="00E96BA4">
            <w:pPr>
              <w:spacing w:line="240" w:lineRule="auto"/>
              <w:jc w:val="both"/>
              <w:rPr>
                <w:rFonts w:ascii="Times New Roman" w:hAnsi="Times New Roman" w:cs="Times New Roman"/>
              </w:rPr>
            </w:pPr>
          </w:p>
          <w:p w14:paraId="1376B1D9" w14:textId="77777777" w:rsidR="00EC54CA" w:rsidRPr="0024196C" w:rsidRDefault="00EC54CA" w:rsidP="00E96BA4">
            <w:pPr>
              <w:spacing w:line="240" w:lineRule="auto"/>
              <w:jc w:val="both"/>
              <w:rPr>
                <w:rFonts w:ascii="Times New Roman" w:hAnsi="Times New Roman" w:cs="Times New Roman"/>
                <w:lang w:val="fr-FR"/>
              </w:rPr>
            </w:pPr>
            <w:r w:rsidRPr="0024196C">
              <w:rPr>
                <w:rFonts w:ascii="Times New Roman" w:eastAsia="Times New Roman" w:hAnsi="Times New Roman" w:cs="Times New Roman"/>
                <w:lang w:val="fr-FR"/>
              </w:rPr>
              <w:t>Source: http://en.wikipedia.org/wiki/Braess%27s_paradox</w:t>
            </w:r>
          </w:p>
        </w:tc>
      </w:tr>
    </w:tbl>
    <w:p w14:paraId="2B51BB3D" w14:textId="77777777" w:rsidR="00EC54CA" w:rsidRPr="0024196C" w:rsidRDefault="00EC54CA" w:rsidP="00EC54CA">
      <w:pPr>
        <w:rPr>
          <w:rFonts w:ascii="Times New Roman" w:hAnsi="Times New Roman" w:cs="Times New Roman"/>
          <w:lang w:val="fr-FR"/>
        </w:rPr>
      </w:pPr>
    </w:p>
    <w:p w14:paraId="7988EB6C" w14:textId="77777777" w:rsidR="00EC54CA" w:rsidRPr="0024196C" w:rsidRDefault="00EC54CA" w:rsidP="00EC54CA">
      <w:pPr>
        <w:spacing w:line="240" w:lineRule="auto"/>
        <w:rPr>
          <w:rFonts w:ascii="Times New Roman" w:hAnsi="Times New Roman" w:cs="Times New Roman"/>
          <w:lang w:val="fr-FR"/>
        </w:rPr>
      </w:pPr>
    </w:p>
    <w:tbl>
      <w:tblPr>
        <w:tblW w:w="87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230"/>
      </w:tblGrid>
      <w:tr w:rsidR="00EC54CA" w:rsidRPr="00502554" w14:paraId="40C22837" w14:textId="77777777" w:rsidTr="00E96BA4">
        <w:trPr>
          <w:trHeight w:val="1760"/>
        </w:trPr>
        <w:tc>
          <w:tcPr>
            <w:tcW w:w="4470" w:type="dxa"/>
            <w:tcMar>
              <w:top w:w="105" w:type="dxa"/>
              <w:left w:w="105" w:type="dxa"/>
              <w:bottom w:w="105" w:type="dxa"/>
              <w:right w:w="105" w:type="dxa"/>
            </w:tcMar>
            <w:vAlign w:val="center"/>
          </w:tcPr>
          <w:p w14:paraId="14BC8D6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6D5B2380" wp14:editId="5C6DE0FB">
                  <wp:extent cx="3246951" cy="835214"/>
                  <wp:effectExtent l="0" t="0" r="0" b="0"/>
                  <wp:docPr id="2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r w:rsidRPr="00502554">
              <w:rPr>
                <w:rFonts w:ascii="Times New Roman" w:eastAsia="Times New Roman" w:hAnsi="Times New Roman" w:cs="Times New Roman"/>
              </w:rPr>
              <w:t>*</w:t>
            </w:r>
          </w:p>
        </w:tc>
        <w:tc>
          <w:tcPr>
            <w:tcW w:w="4230" w:type="dxa"/>
            <w:tcMar>
              <w:top w:w="105" w:type="dxa"/>
              <w:left w:w="105" w:type="dxa"/>
              <w:bottom w:w="105" w:type="dxa"/>
              <w:right w:w="105" w:type="dxa"/>
            </w:tcMar>
            <w:vAlign w:val="center"/>
          </w:tcPr>
          <w:p w14:paraId="2088F2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7E5CE435" wp14:editId="4CABBC17">
                  <wp:extent cx="2001622" cy="1112828"/>
                  <wp:effectExtent l="0" t="0" r="0" b="0"/>
                  <wp:docPr id="2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
                          <a:srcRect/>
                          <a:stretch>
                            <a:fillRect/>
                          </a:stretch>
                        </pic:blipFill>
                        <pic:spPr>
                          <a:xfrm>
                            <a:off x="0" y="0"/>
                            <a:ext cx="2001622" cy="1112828"/>
                          </a:xfrm>
                          <a:prstGeom prst="rect">
                            <a:avLst/>
                          </a:prstGeom>
                          <a:ln/>
                        </pic:spPr>
                      </pic:pic>
                    </a:graphicData>
                  </a:graphic>
                </wp:inline>
              </w:drawing>
            </w:r>
            <w:r w:rsidRPr="00502554">
              <w:rPr>
                <w:rFonts w:ascii="Times New Roman" w:eastAsia="Times New Roman" w:hAnsi="Times New Roman" w:cs="Times New Roman"/>
              </w:rPr>
              <w:t>*</w:t>
            </w:r>
          </w:p>
        </w:tc>
      </w:tr>
    </w:tbl>
    <w:p w14:paraId="738D8AD6" w14:textId="77777777" w:rsidR="00EC54CA" w:rsidRPr="00502554" w:rsidRDefault="00EC54CA" w:rsidP="00EC54CA">
      <w:pPr>
        <w:spacing w:before="480"/>
        <w:rPr>
          <w:rFonts w:ascii="Times New Roman" w:hAnsi="Times New Roman" w:cs="Times New Roman"/>
        </w:rPr>
      </w:pPr>
    </w:p>
    <w:p w14:paraId="1814312D" w14:textId="77777777" w:rsidR="00EC54CA" w:rsidRPr="00502554" w:rsidRDefault="00EC54CA" w:rsidP="00EC54CA">
      <w:pPr>
        <w:spacing w:before="480"/>
        <w:rPr>
          <w:rFonts w:ascii="Times New Roman" w:hAnsi="Times New Roman" w:cs="Times New Roman"/>
        </w:rPr>
      </w:pPr>
    </w:p>
    <w:p w14:paraId="59AF4185" w14:textId="77777777" w:rsidR="00EC54CA" w:rsidRPr="00502554" w:rsidRDefault="00EC54CA" w:rsidP="00EC54CA">
      <w:pPr>
        <w:spacing w:before="480"/>
        <w:rPr>
          <w:rFonts w:ascii="Times New Roman" w:hAnsi="Times New Roman" w:cs="Times New Roman"/>
        </w:rPr>
      </w:pPr>
    </w:p>
    <w:p w14:paraId="337171AB" w14:textId="546A4660" w:rsidR="00EC54CA" w:rsidRPr="00502554" w:rsidRDefault="001160E0" w:rsidP="00EC54CA">
      <w:pPr>
        <w:rPr>
          <w:rFonts w:ascii="Times New Roman" w:hAnsi="Times New Roman" w:cs="Times New Roman"/>
        </w:rPr>
      </w:pPr>
      <w:ins w:id="8" w:author="Admin" w:date="2016-10-06T17:07:00Z">
        <w:r>
          <w:rPr>
            <w:rFonts w:ascii="Times New Roman" w:eastAsia="Times New Roman" w:hAnsi="Times New Roman" w:cs="Times New Roman"/>
            <w:b/>
          </w:rPr>
          <w:t xml:space="preserve">3.1.1 </w:t>
        </w:r>
      </w:ins>
      <w:r w:rsidR="00EC54CA" w:rsidRPr="00502554">
        <w:rPr>
          <w:rFonts w:ascii="Times New Roman" w:eastAsia="Times New Roman" w:hAnsi="Times New Roman" w:cs="Times New Roman"/>
          <w:b/>
        </w:rPr>
        <w:t>Learning objectives:</w:t>
      </w:r>
    </w:p>
    <w:p w14:paraId="22228B9C" w14:textId="26F077BD"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How to create a network by importing an Excel file in </w:t>
      </w:r>
      <w:proofErr w:type="spellStart"/>
      <w:r w:rsidRPr="00502554">
        <w:rPr>
          <w:rFonts w:ascii="Times New Roman" w:eastAsia="Times New Roman" w:hAnsi="Times New Roman" w:cs="Times New Roman"/>
        </w:rPr>
        <w:t>N</w:t>
      </w:r>
      <w:del w:id="9" w:author="Admin" w:date="2016-10-06T17:06:00Z">
        <w:r w:rsidRPr="00502554" w:rsidDel="001160E0">
          <w:rPr>
            <w:rFonts w:ascii="Times New Roman" w:eastAsia="Times New Roman" w:hAnsi="Times New Roman" w:cs="Times New Roman"/>
          </w:rPr>
          <w:delText>E</w:delText>
        </w:r>
      </w:del>
      <w:ins w:id="10" w:author="Admin" w:date="2016-10-06T17:06:00Z">
        <w:r w:rsidR="001160E0">
          <w:rPr>
            <w:rFonts w:ascii="Times New Roman" w:eastAsia="Times New Roman" w:hAnsi="Times New Roman" w:cs="Times New Roman"/>
          </w:rPr>
          <w:t>e</w:t>
        </w:r>
      </w:ins>
      <w:r w:rsidRPr="00502554">
        <w:rPr>
          <w:rFonts w:ascii="Times New Roman" w:eastAsia="Times New Roman" w:hAnsi="Times New Roman" w:cs="Times New Roman"/>
        </w:rPr>
        <w:t>XTA</w:t>
      </w:r>
      <w:proofErr w:type="spellEnd"/>
      <w:r w:rsidRPr="00502554">
        <w:rPr>
          <w:rFonts w:ascii="Times New Roman" w:eastAsia="Times New Roman" w:hAnsi="Times New Roman" w:cs="Times New Roman"/>
        </w:rPr>
        <w:t>.</w:t>
      </w:r>
    </w:p>
    <w:p w14:paraId="22529506"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modeling principles of user equilibrium</w:t>
      </w:r>
    </w:p>
    <w:p w14:paraId="552BC73E"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Know how to setup BPR </w:t>
      </w:r>
      <w:del w:id="11" w:author="Admin" w:date="2016-10-06T17:06:00Z">
        <w:r w:rsidRPr="00502554" w:rsidDel="001160E0">
          <w:rPr>
            <w:rFonts w:ascii="Times New Roman" w:eastAsia="Times New Roman" w:hAnsi="Times New Roman" w:cs="Times New Roman"/>
          </w:rPr>
          <w:delText xml:space="preserve"> </w:delText>
        </w:r>
      </w:del>
      <w:r w:rsidRPr="00502554">
        <w:rPr>
          <w:rFonts w:ascii="Times New Roman" w:eastAsia="Times New Roman" w:hAnsi="Times New Roman" w:cs="Times New Roman"/>
        </w:rPr>
        <w:t>function parameters for special link types</w:t>
      </w:r>
    </w:p>
    <w:p w14:paraId="0B877AFB"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adding a link and analyze the performance at link, path and network levels</w:t>
      </w:r>
    </w:p>
    <w:p w14:paraId="6785A069"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The impact of different levels of demand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w:t>
      </w:r>
      <w:del w:id="12" w:author="Admin" w:date="2016-10-06T17:08:00Z">
        <w:r w:rsidRPr="00502554" w:rsidDel="001160E0">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w:t>
      </w:r>
    </w:p>
    <w:p w14:paraId="0C67C2F3" w14:textId="7E452A35"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Understand the impact of road pricing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paradox and how to resolve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w:t>
      </w:r>
      <w:del w:id="13" w:author="Admin" w:date="2016-10-06T17:08:00Z">
        <w:r w:rsidRPr="00502554" w:rsidDel="001160E0">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w:t>
      </w:r>
    </w:p>
    <w:p w14:paraId="03AE9FD9" w14:textId="012556E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br/>
      </w:r>
      <w:ins w:id="14" w:author="Admin" w:date="2016-10-06T17:08:00Z">
        <w:r w:rsidR="001160E0">
          <w:rPr>
            <w:rFonts w:ascii="Times New Roman" w:eastAsia="Times New Roman" w:hAnsi="Times New Roman" w:cs="Times New Roman"/>
            <w:b/>
          </w:rPr>
          <w:t xml:space="preserve">3.1.2 </w:t>
        </w:r>
      </w:ins>
      <w:r w:rsidRPr="00502554">
        <w:rPr>
          <w:rFonts w:ascii="Times New Roman" w:eastAsia="Times New Roman" w:hAnsi="Times New Roman" w:cs="Times New Roman"/>
          <w:b/>
        </w:rPr>
        <w:t>General description</w:t>
      </w:r>
      <w:del w:id="15" w:author="Admin" w:date="2016-10-06T17:08:00Z">
        <w:r w:rsidRPr="00502554" w:rsidDel="001160E0">
          <w:rPr>
            <w:rFonts w:ascii="Times New Roman" w:eastAsia="Times New Roman" w:hAnsi="Times New Roman" w:cs="Times New Roman"/>
            <w:b/>
          </w:rPr>
          <w:delText>s</w:delText>
        </w:r>
      </w:del>
      <w:r w:rsidRPr="00502554">
        <w:rPr>
          <w:rFonts w:ascii="Times New Roman" w:eastAsia="Times New Roman" w:hAnsi="Times New Roman" w:cs="Times New Roman"/>
          <w:b/>
        </w:rPr>
        <w:t xml:space="preserve"> of traffic assignment</w:t>
      </w:r>
      <w:ins w:id="16" w:author="Admin" w:date="2016-10-06T17:08:00Z">
        <w:r w:rsidR="001160E0">
          <w:rPr>
            <w:rFonts w:ascii="Times New Roman" w:eastAsia="Times New Roman" w:hAnsi="Times New Roman" w:cs="Times New Roman"/>
            <w:b/>
          </w:rPr>
          <w:t>:</w:t>
        </w:r>
      </w:ins>
    </w:p>
    <w:p w14:paraId="5D370AD1"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lang w:eastAsia="en-US"/>
        </w:rPr>
        <w:lastRenderedPageBreak/>
        <w:drawing>
          <wp:inline distT="19050" distB="19050" distL="19050" distR="19050" wp14:anchorId="735B9B7D" wp14:editId="1C690226">
            <wp:extent cx="4705350" cy="3716394"/>
            <wp:effectExtent l="0" t="0" r="0" b="0"/>
            <wp:docPr id="2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705350" cy="3716394"/>
                    </a:xfrm>
                    <a:prstGeom prst="rect">
                      <a:avLst/>
                    </a:prstGeom>
                    <a:ln/>
                  </pic:spPr>
                </pic:pic>
              </a:graphicData>
            </a:graphic>
          </wp:inline>
        </w:drawing>
      </w:r>
    </w:p>
    <w:p w14:paraId="23A6DC9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loads an origin-destination (OD) trip matrix onto links of a traffic network, while satisfying a certain route choice behavioral model, e.g., </w:t>
      </w:r>
      <w:proofErr w:type="spellStart"/>
      <w:r w:rsidRPr="00502554">
        <w:rPr>
          <w:rFonts w:ascii="Times New Roman" w:eastAsia="Times New Roman" w:hAnsi="Times New Roman" w:cs="Times New Roman"/>
        </w:rPr>
        <w:t>Wardrop’s</w:t>
      </w:r>
      <w:proofErr w:type="spellEnd"/>
      <w:r w:rsidRPr="00502554">
        <w:rPr>
          <w:rFonts w:ascii="Times New Roman" w:eastAsia="Times New Roman" w:hAnsi="Times New Roman" w:cs="Times New Roman"/>
        </w:rPr>
        <w:t xml:space="preserve"> first and second principles of network equilibrium (</w:t>
      </w:r>
      <w:proofErr w:type="spellStart"/>
      <w:r w:rsidRPr="00502554">
        <w:rPr>
          <w:rFonts w:ascii="Times New Roman" w:eastAsia="Times New Roman" w:hAnsi="Times New Roman" w:cs="Times New Roman"/>
        </w:rPr>
        <w:t>Wardrop</w:t>
      </w:r>
      <w:proofErr w:type="spellEnd"/>
      <w:r w:rsidRPr="00502554">
        <w:rPr>
          <w:rFonts w:ascii="Times New Roman" w:eastAsia="Times New Roman" w:hAnsi="Times New Roman" w:cs="Times New Roman"/>
        </w:rPr>
        <w:t xml:space="preserve">, 1952). </w:t>
      </w:r>
    </w:p>
    <w:p w14:paraId="5369D0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is used to predict/estimate how trip-makers may shift to other routes or departure time in response to a number of strategies such as road pricing, incidents, road capacity improvement and traffic signal re-timing. </w:t>
      </w:r>
    </w:p>
    <w:p w14:paraId="1D67B61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 </w:t>
      </w:r>
    </w:p>
    <w:p w14:paraId="2EC26894" w14:textId="61CD356B"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common time periods of network equilibrium analysis can be morning peak, afternoon peak and off-peak, and we can use the time of day factor to calculate the trip in the peak hour (e.g., morning peak may be 11% of daily traffic) from a </w:t>
      </w:r>
      <w:del w:id="17" w:author="Admin" w:date="2016-10-06T17:15:00Z">
        <w:r w:rsidRPr="00502554" w:rsidDel="001160E0">
          <w:rPr>
            <w:rFonts w:ascii="Times New Roman" w:eastAsia="Times New Roman" w:hAnsi="Times New Roman" w:cs="Times New Roman"/>
          </w:rPr>
          <w:delText>24 hour</w:delText>
        </w:r>
      </w:del>
      <w:ins w:id="18" w:author="Admin" w:date="2016-10-06T17:15:00Z">
        <w:r w:rsidR="001160E0" w:rsidRPr="00502554">
          <w:rPr>
            <w:rFonts w:ascii="Times New Roman" w:eastAsia="Times New Roman" w:hAnsi="Times New Roman" w:cs="Times New Roman"/>
          </w:rPr>
          <w:t>24-hour</w:t>
        </w:r>
      </w:ins>
      <w:r w:rsidRPr="00502554">
        <w:rPr>
          <w:rFonts w:ascii="Times New Roman" w:eastAsia="Times New Roman" w:hAnsi="Times New Roman" w:cs="Times New Roman"/>
        </w:rPr>
        <w:t xml:space="preserve"> demand volume. </w:t>
      </w:r>
    </w:p>
    <w:p w14:paraId="7332BAC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b/>
        </w:rPr>
        <w:t>Static Traffic Assignment</w:t>
      </w:r>
    </w:p>
    <w:p w14:paraId="7C3422E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There are a number of key components for static traffic assignment methods: </w:t>
      </w:r>
    </w:p>
    <w:p w14:paraId="772CFEF7"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OD trip table that describes the flow from each origin zone to each destination zone (per hour)</w:t>
      </w:r>
    </w:p>
    <w:p w14:paraId="143E495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A traffic network consisting of nodes, links and link volume delay functions</w:t>
      </w:r>
    </w:p>
    <w:p w14:paraId="3490289B"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Route choice principle(s) that describes the spreading of trips over alternative routes due to congested conditions</w:t>
      </w:r>
    </w:p>
    <w:p w14:paraId="19729D4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Volume delay function, such as the BPR (Bureau of Public Roads) function that shows increased link travel time as an increase in link volume</w:t>
      </w:r>
    </w:p>
    <w:p w14:paraId="5D084D89" w14:textId="77777777" w:rsidR="00EC54CA" w:rsidRPr="00502554" w:rsidRDefault="00EC54CA" w:rsidP="00EC54CA">
      <w:pPr>
        <w:spacing w:line="240" w:lineRule="auto"/>
        <w:ind w:left="720"/>
        <w:jc w:val="both"/>
        <w:rPr>
          <w:rFonts w:ascii="Times New Roman" w:hAnsi="Times New Roman" w:cs="Times New Roman"/>
        </w:rPr>
      </w:pPr>
    </w:p>
    <w:p w14:paraId="22936912" w14:textId="5A6DBE04"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 xml:space="preserve">TT = </w:t>
      </w:r>
      <w:del w:id="19" w:author="Admin" w:date="2016-10-06T17:15:00Z">
        <w:r w:rsidRPr="00502554" w:rsidDel="001160E0">
          <w:rPr>
            <w:rFonts w:ascii="Times New Roman" w:eastAsia="Times New Roman" w:hAnsi="Times New Roman" w:cs="Times New Roman"/>
          </w:rPr>
          <w:delText>FFTT[</w:delText>
        </w:r>
      </w:del>
      <w:ins w:id="20" w:author="Admin" w:date="2016-10-06T17:15:00Z">
        <w:r w:rsidR="001160E0" w:rsidRPr="00502554">
          <w:rPr>
            <w:rFonts w:ascii="Times New Roman" w:eastAsia="Times New Roman" w:hAnsi="Times New Roman" w:cs="Times New Roman"/>
          </w:rPr>
          <w:t>FFTT [</w:t>
        </w:r>
      </w:ins>
      <w:r w:rsidRPr="00502554">
        <w:rPr>
          <w:rFonts w:ascii="Times New Roman" w:eastAsia="Times New Roman" w:hAnsi="Times New Roman" w:cs="Times New Roman"/>
        </w:rPr>
        <w:t>1 + 0.15(v/c)</w:t>
      </w:r>
      <w:r w:rsidRPr="00502554">
        <w:rPr>
          <w:rFonts w:ascii="Times New Roman" w:eastAsia="Times New Roman" w:hAnsi="Times New Roman" w:cs="Times New Roman"/>
          <w:vertAlign w:val="superscript"/>
        </w:rPr>
        <w:t>4</w:t>
      </w:r>
      <w:r w:rsidRPr="00502554">
        <w:rPr>
          <w:rFonts w:ascii="Times New Roman" w:eastAsia="Times New Roman" w:hAnsi="Times New Roman" w:cs="Times New Roman"/>
        </w:rPr>
        <w:t xml:space="preserve">] </w:t>
      </w:r>
    </w:p>
    <w:p w14:paraId="0C32AB6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where:</w:t>
      </w:r>
    </w:p>
    <w:p w14:paraId="0EE5B24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TT = link travel time</w:t>
      </w:r>
    </w:p>
    <w:p w14:paraId="1CF457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FFTT= free-flow travel time of link</w:t>
      </w:r>
    </w:p>
    <w:p w14:paraId="64D86A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ab/>
        <w:t>v = link flow</w:t>
      </w:r>
    </w:p>
    <w:p w14:paraId="5D71D8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c = link capacity</w:t>
      </w:r>
    </w:p>
    <w:p w14:paraId="73867F4A" w14:textId="6192C8C1"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[Remark: </w:t>
      </w:r>
      <w:del w:id="21" w:author="Admin" w:date="2016-10-06T17:14:00Z">
        <w:r w:rsidRPr="00502554" w:rsidDel="001160E0">
          <w:rPr>
            <w:rFonts w:ascii="Times New Roman" w:eastAsia="Times New Roman" w:hAnsi="Times New Roman" w:cs="Times New Roman"/>
          </w:rPr>
          <w:delText>typically</w:delText>
        </w:r>
      </w:del>
      <w:ins w:id="22" w:author="Admin" w:date="2016-10-06T17:15:00Z">
        <w:r w:rsidR="001160E0">
          <w:rPr>
            <w:rFonts w:ascii="Times New Roman" w:eastAsia="Times New Roman" w:hAnsi="Times New Roman" w:cs="Times New Roman"/>
          </w:rPr>
          <w:t>T</w:t>
        </w:r>
      </w:ins>
      <w:ins w:id="23" w:author="Admin" w:date="2016-10-06T17:14:00Z">
        <w:r w:rsidR="001160E0" w:rsidRPr="00502554">
          <w:rPr>
            <w:rFonts w:ascii="Times New Roman" w:eastAsia="Times New Roman" w:hAnsi="Times New Roman" w:cs="Times New Roman"/>
          </w:rPr>
          <w:t>ypically,</w:t>
        </w:r>
      </w:ins>
      <w:r w:rsidRPr="00502554">
        <w:rPr>
          <w:rFonts w:ascii="Times New Roman" w:eastAsia="Times New Roman" w:hAnsi="Times New Roman" w:cs="Times New Roman"/>
        </w:rPr>
        <w:t xml:space="preserve"> the travel time function of a link only depends on its own flow, while ignoring link volume on opposing or conflicting directions. The link capacity might not be a strict upper limit on link flow.]</w:t>
      </w:r>
      <w:r w:rsidRPr="00502554">
        <w:rPr>
          <w:rFonts w:ascii="Times New Roman" w:eastAsia="Times New Roman" w:hAnsi="Times New Roman" w:cs="Times New Roman"/>
        </w:rPr>
        <w:tab/>
      </w:r>
      <w:r w:rsidRPr="00502554">
        <w:rPr>
          <w:rFonts w:ascii="Times New Roman" w:hAnsi="Times New Roman" w:cs="Times New Roman"/>
          <w:noProof/>
          <w:lang w:eastAsia="en-US"/>
        </w:rPr>
        <w:drawing>
          <wp:inline distT="19050" distB="19050" distL="19050" distR="19050" wp14:anchorId="0384297A" wp14:editId="0037CD3E">
            <wp:extent cx="5943600" cy="3147695"/>
            <wp:effectExtent l="0" t="0" r="0" b="0"/>
            <wp:docPr id="2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
                    <a:srcRect/>
                    <a:stretch>
                      <a:fillRect/>
                    </a:stretch>
                  </pic:blipFill>
                  <pic:spPr>
                    <a:xfrm>
                      <a:off x="0" y="0"/>
                      <a:ext cx="5943600" cy="3147695"/>
                    </a:xfrm>
                    <a:prstGeom prst="rect">
                      <a:avLst/>
                    </a:prstGeom>
                    <a:ln/>
                  </pic:spPr>
                </pic:pic>
              </a:graphicData>
            </a:graphic>
          </wp:inline>
        </w:drawing>
      </w:r>
    </w:p>
    <w:p w14:paraId="09CE1E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Source: HCM 2000, BPR Parameters for Freeway and Highway </w:t>
      </w:r>
    </w:p>
    <w:p w14:paraId="436F9F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As one of the </w:t>
      </w:r>
      <w:r w:rsidRPr="00502554">
        <w:rPr>
          <w:rFonts w:ascii="Times New Roman" w:eastAsia="Times New Roman" w:hAnsi="Times New Roman" w:cs="Times New Roman"/>
          <w:b/>
        </w:rPr>
        <w:t xml:space="preserve">simplest </w:t>
      </w:r>
      <w:r w:rsidRPr="00502554">
        <w:rPr>
          <w:rFonts w:ascii="Times New Roman" w:eastAsia="Times New Roman" w:hAnsi="Times New Roman" w:cs="Times New Roman"/>
        </w:rPr>
        <w:t xml:space="preserve">cases of route choice behavior, </w:t>
      </w:r>
      <w:proofErr w:type="spellStart"/>
      <w:r w:rsidRPr="00502554">
        <w:rPr>
          <w:rFonts w:ascii="Times New Roman" w:eastAsia="Times New Roman" w:hAnsi="Times New Roman" w:cs="Times New Roman"/>
        </w:rPr>
        <w:t>Wardrop’s</w:t>
      </w:r>
      <w:proofErr w:type="spellEnd"/>
      <w:r w:rsidRPr="00502554">
        <w:rPr>
          <w:rFonts w:ascii="Times New Roman" w:eastAsia="Times New Roman" w:hAnsi="Times New Roman" w:cs="Times New Roman"/>
        </w:rPr>
        <w:t xml:space="preserve"> first principle, user equilibrium (UE), assumes road users are “selfish (or non-cooperative)” and have complete knowledge about the network. The UE principle requires iterations to reach the following UE conditions: </w:t>
      </w:r>
    </w:p>
    <w:p w14:paraId="2C4A3A79"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No individual trip maker can reduce his path costs by switching routes.</w:t>
      </w:r>
    </w:p>
    <w:p w14:paraId="36B20CE6"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All used routes between an O-D pair have equal and minimum costs, while all unused routes have greater or equal costs (to the used path costs).</w:t>
      </w:r>
    </w:p>
    <w:p w14:paraId="67A59E55" w14:textId="77777777" w:rsidR="00EC54CA" w:rsidRPr="00502554" w:rsidRDefault="00EC54CA" w:rsidP="00EC54CA">
      <w:pPr>
        <w:spacing w:line="480" w:lineRule="auto"/>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49B69B94" w14:textId="77777777" w:rsidTr="00E96BA4">
        <w:tc>
          <w:tcPr>
            <w:tcW w:w="9360" w:type="dxa"/>
            <w:tcMar>
              <w:top w:w="100" w:type="dxa"/>
              <w:left w:w="100" w:type="dxa"/>
              <w:bottom w:w="100" w:type="dxa"/>
              <w:right w:w="100" w:type="dxa"/>
            </w:tcMar>
          </w:tcPr>
          <w:p w14:paraId="57B8075B" w14:textId="77777777" w:rsidR="00EC54CA" w:rsidRPr="00502554" w:rsidRDefault="00EC54CA" w:rsidP="00E96BA4">
            <w:pPr>
              <w:spacing w:line="480" w:lineRule="auto"/>
              <w:jc w:val="both"/>
              <w:rPr>
                <w:rFonts w:ascii="Times New Roman" w:hAnsi="Times New Roman" w:cs="Times New Roman"/>
              </w:rPr>
            </w:pPr>
            <w:r w:rsidRPr="00502554">
              <w:rPr>
                <w:rFonts w:ascii="Times New Roman" w:eastAsia="Times New Roman" w:hAnsi="Times New Roman" w:cs="Times New Roman"/>
              </w:rPr>
              <w:t xml:space="preserve">References: </w:t>
            </w:r>
          </w:p>
          <w:p w14:paraId="49FF1E27" w14:textId="77777777" w:rsidR="00EC54CA" w:rsidRPr="00502554" w:rsidRDefault="00EC54CA" w:rsidP="00E96BA4">
            <w:pPr>
              <w:jc w:val="both"/>
              <w:rPr>
                <w:rFonts w:ascii="Times New Roman" w:hAnsi="Times New Roman" w:cs="Times New Roman"/>
              </w:rPr>
            </w:pPr>
            <w:proofErr w:type="spellStart"/>
            <w:r w:rsidRPr="00502554">
              <w:rPr>
                <w:rFonts w:ascii="Times New Roman" w:eastAsia="Times New Roman" w:hAnsi="Times New Roman" w:cs="Times New Roman"/>
              </w:rPr>
              <w:t>Wardrop</w:t>
            </w:r>
            <w:proofErr w:type="spellEnd"/>
            <w:r w:rsidRPr="00502554">
              <w:rPr>
                <w:rFonts w:ascii="Times New Roman" w:eastAsia="Times New Roman" w:hAnsi="Times New Roman" w:cs="Times New Roman"/>
              </w:rPr>
              <w:t xml:space="preserve">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w:t>
            </w:r>
            <w:proofErr w:type="spellStart"/>
            <w:r w:rsidRPr="00502554">
              <w:rPr>
                <w:rFonts w:ascii="Times New Roman" w:eastAsia="Times New Roman" w:hAnsi="Times New Roman" w:cs="Times New Roman"/>
              </w:rPr>
              <w:t>Sheffi</w:t>
            </w:r>
            <w:proofErr w:type="spellEnd"/>
            <w:r w:rsidRPr="00502554">
              <w:rPr>
                <w:rFonts w:ascii="Times New Roman" w:eastAsia="Times New Roman" w:hAnsi="Times New Roman" w:cs="Times New Roman"/>
              </w:rPr>
              <w:t xml:space="preserve"> (1985) and </w:t>
            </w:r>
            <w:proofErr w:type="spellStart"/>
            <w:r w:rsidRPr="00502554">
              <w:rPr>
                <w:rFonts w:ascii="Times New Roman" w:eastAsia="Times New Roman" w:hAnsi="Times New Roman" w:cs="Times New Roman"/>
              </w:rPr>
              <w:t>Patriksson</w:t>
            </w:r>
            <w:proofErr w:type="spellEnd"/>
            <w:r w:rsidRPr="00502554">
              <w:rPr>
                <w:rFonts w:ascii="Times New Roman" w:eastAsia="Times New Roman" w:hAnsi="Times New Roman" w:cs="Times New Roman"/>
              </w:rPr>
              <w:t xml:space="preserve"> (1994) provide the most comprehensive coverage on the static traffic assignment problem and its variants.</w:t>
            </w:r>
          </w:p>
          <w:p w14:paraId="5B348DD1"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Wardrop</w:t>
            </w:r>
            <w:proofErr w:type="spellEnd"/>
            <w:r w:rsidRPr="00502554">
              <w:rPr>
                <w:rFonts w:ascii="Times New Roman" w:eastAsia="Times New Roman" w:hAnsi="Times New Roman" w:cs="Times New Roman"/>
              </w:rPr>
              <w:t xml:space="preserve">, J.G. (1952). Some Theoretical Aspects of Road Traffic Research, Proceedings, Institution of Civil Engineers </w:t>
            </w:r>
            <w:proofErr w:type="gramStart"/>
            <w:r w:rsidRPr="00502554">
              <w:rPr>
                <w:rFonts w:ascii="Times New Roman" w:eastAsia="Times New Roman" w:hAnsi="Times New Roman" w:cs="Times New Roman"/>
              </w:rPr>
              <w:t>II(</w:t>
            </w:r>
            <w:proofErr w:type="gramEnd"/>
            <w:r w:rsidRPr="00502554">
              <w:rPr>
                <w:rFonts w:ascii="Times New Roman" w:eastAsia="Times New Roman" w:hAnsi="Times New Roman" w:cs="Times New Roman"/>
              </w:rPr>
              <w:t>1), pp. 325-378.</w:t>
            </w:r>
          </w:p>
          <w:p w14:paraId="0A3167FE" w14:textId="77777777" w:rsidR="00EC54CA" w:rsidRPr="00502554" w:rsidRDefault="00EC54CA" w:rsidP="00E96BA4">
            <w:pPr>
              <w:rPr>
                <w:rFonts w:ascii="Times New Roman" w:hAnsi="Times New Roman" w:cs="Times New Roman"/>
              </w:rPr>
            </w:pPr>
            <w:proofErr w:type="spellStart"/>
            <w:proofErr w:type="gramStart"/>
            <w:r w:rsidRPr="00502554">
              <w:rPr>
                <w:rFonts w:ascii="Times New Roman" w:eastAsia="Times New Roman" w:hAnsi="Times New Roman" w:cs="Times New Roman"/>
              </w:rPr>
              <w:t>Beckmann,M</w:t>
            </w:r>
            <w:proofErr w:type="spellEnd"/>
            <w:r w:rsidRPr="00502554">
              <w:rPr>
                <w:rFonts w:ascii="Times New Roman" w:eastAsia="Times New Roman" w:hAnsi="Times New Roman" w:cs="Times New Roman"/>
              </w:rPr>
              <w:t>.</w:t>
            </w:r>
            <w:proofErr w:type="gramEnd"/>
            <w:r w:rsidRPr="00502554">
              <w:rPr>
                <w:rFonts w:ascii="Times New Roman" w:eastAsia="Times New Roman" w:hAnsi="Times New Roman" w:cs="Times New Roman"/>
              </w:rPr>
              <w:t xml:space="preserve">  McGuire, C. B.  </w:t>
            </w:r>
            <w:proofErr w:type="spellStart"/>
            <w:r w:rsidRPr="00502554">
              <w:rPr>
                <w:rFonts w:ascii="Times New Roman" w:eastAsia="Times New Roman" w:hAnsi="Times New Roman" w:cs="Times New Roman"/>
              </w:rPr>
              <w:t>Winsten</w:t>
            </w:r>
            <w:proofErr w:type="spellEnd"/>
            <w:r w:rsidRPr="00502554">
              <w:rPr>
                <w:rFonts w:ascii="Times New Roman" w:eastAsia="Times New Roman" w:hAnsi="Times New Roman" w:cs="Times New Roman"/>
              </w:rPr>
              <w:t xml:space="preserve">. C.B, (1956). </w:t>
            </w:r>
            <w:hyperlink r:id="rId9">
              <w:r w:rsidRPr="00502554">
                <w:rPr>
                  <w:rFonts w:ascii="Times New Roman" w:eastAsia="Times New Roman" w:hAnsi="Times New Roman" w:cs="Times New Roman"/>
                  <w:color w:val="1155CC"/>
                  <w:u w:val="single"/>
                </w:rPr>
                <w:t>Studies in the Economics of Transportation</w:t>
              </w:r>
            </w:hyperlink>
            <w:r w:rsidRPr="00502554">
              <w:rPr>
                <w:rFonts w:ascii="Times New Roman" w:eastAsia="Times New Roman" w:hAnsi="Times New Roman" w:cs="Times New Roman"/>
              </w:rPr>
              <w:t xml:space="preserve">. Yale University Press: New Haven: </w:t>
            </w:r>
            <w:hyperlink r:id="rId10">
              <w:r w:rsidRPr="00502554">
                <w:rPr>
                  <w:rFonts w:ascii="Times New Roman" w:eastAsia="Times New Roman" w:hAnsi="Times New Roman" w:cs="Times New Roman"/>
                  <w:color w:val="1155CC"/>
                  <w:u w:val="single"/>
                </w:rPr>
                <w:t>http://cowles.econ.yale.edu/archive/reprints/specpub-BMW.pdf</w:t>
              </w:r>
            </w:hyperlink>
          </w:p>
          <w:p w14:paraId="246F1F51" w14:textId="77777777" w:rsidR="00EC54CA" w:rsidRPr="0024196C" w:rsidRDefault="00EC54CA" w:rsidP="00E96BA4">
            <w:pPr>
              <w:rPr>
                <w:rFonts w:ascii="Times New Roman" w:hAnsi="Times New Roman" w:cs="Times New Roman"/>
                <w:lang w:val="de-DE"/>
              </w:rPr>
            </w:pPr>
            <w:proofErr w:type="spellStart"/>
            <w:r w:rsidRPr="00502554">
              <w:rPr>
                <w:rFonts w:ascii="Times New Roman" w:eastAsia="Times New Roman" w:hAnsi="Times New Roman" w:cs="Times New Roman"/>
              </w:rPr>
              <w:t>Patriksson</w:t>
            </w:r>
            <w:proofErr w:type="spellEnd"/>
            <w:r w:rsidRPr="00502554">
              <w:rPr>
                <w:rFonts w:ascii="Times New Roman" w:eastAsia="Times New Roman" w:hAnsi="Times New Roman" w:cs="Times New Roman"/>
              </w:rPr>
              <w:t xml:space="preserve">, M. (1994) The Traffic Assignment Problem: Models and Methods. </w:t>
            </w:r>
            <w:r w:rsidRPr="0024196C">
              <w:rPr>
                <w:rFonts w:ascii="Times New Roman" w:eastAsia="Times New Roman" w:hAnsi="Times New Roman" w:cs="Times New Roman"/>
                <w:lang w:val="de-DE"/>
              </w:rPr>
              <w:t xml:space="preserve">Koninklijke Wohrmann, </w:t>
            </w:r>
            <w:r w:rsidRPr="0024196C">
              <w:rPr>
                <w:rFonts w:ascii="Times New Roman" w:eastAsia="Times New Roman" w:hAnsi="Times New Roman" w:cs="Times New Roman"/>
                <w:lang w:val="de-DE"/>
              </w:rPr>
              <w:lastRenderedPageBreak/>
              <w:t xml:space="preserve">Zutphen, The Netherlands.  </w:t>
            </w:r>
            <w:hyperlink r:id="rId11">
              <w:r w:rsidRPr="0024196C">
                <w:rPr>
                  <w:rFonts w:ascii="Times New Roman" w:eastAsia="Times New Roman" w:hAnsi="Times New Roman" w:cs="Times New Roman"/>
                  <w:color w:val="1155CC"/>
                  <w:u w:val="single"/>
                  <w:lang w:val="de-DE"/>
                </w:rPr>
                <w:t>http://www.math.chalmers.se/~mipat/traffic.html</w:t>
              </w:r>
            </w:hyperlink>
          </w:p>
          <w:p w14:paraId="56112810"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Sheffi</w:t>
            </w:r>
            <w:proofErr w:type="spellEnd"/>
            <w:r w:rsidRPr="00502554">
              <w:rPr>
                <w:rFonts w:ascii="Times New Roman" w:eastAsia="Times New Roman" w:hAnsi="Times New Roman" w:cs="Times New Roman"/>
              </w:rPr>
              <w:t xml:space="preserve">, Y. (1985). Urban Transportation Networks: Equilibrium Analysis with Mathematical Programming Methods, Prentice-Hall, NJ. </w:t>
            </w:r>
            <w:hyperlink r:id="rId12">
              <w:r w:rsidRPr="00502554">
                <w:rPr>
                  <w:rFonts w:ascii="Times New Roman" w:eastAsia="Times New Roman" w:hAnsi="Times New Roman" w:cs="Times New Roman"/>
                  <w:color w:val="1155CC"/>
                  <w:u w:val="single"/>
                </w:rPr>
                <w:t>http://web.mit.edu/sheffi/www/urbanTransportation.html</w:t>
              </w:r>
            </w:hyperlink>
          </w:p>
          <w:p w14:paraId="6B3ACC25" w14:textId="77777777" w:rsidR="00EC54CA" w:rsidRPr="00502554" w:rsidRDefault="00EC54CA" w:rsidP="00E96BA4">
            <w:pPr>
              <w:spacing w:line="240" w:lineRule="auto"/>
              <w:jc w:val="both"/>
              <w:rPr>
                <w:rFonts w:ascii="Times New Roman" w:hAnsi="Times New Roman" w:cs="Times New Roman"/>
              </w:rPr>
            </w:pPr>
          </w:p>
        </w:tc>
      </w:tr>
    </w:tbl>
    <w:p w14:paraId="7D7B6B95" w14:textId="77777777" w:rsidR="00EC54CA" w:rsidRPr="00502554" w:rsidRDefault="00EC54CA" w:rsidP="00EC54CA">
      <w:pPr>
        <w:spacing w:line="480" w:lineRule="auto"/>
        <w:jc w:val="both"/>
        <w:rPr>
          <w:rFonts w:ascii="Times New Roman" w:hAnsi="Times New Roman" w:cs="Times New Roman"/>
        </w:rPr>
      </w:pPr>
    </w:p>
    <w:p w14:paraId="02DB25C6" w14:textId="77777777" w:rsidR="00EC54CA" w:rsidRPr="00502554" w:rsidRDefault="00EC54CA" w:rsidP="00EC54CA">
      <w:pPr>
        <w:spacing w:line="480" w:lineRule="auto"/>
        <w:jc w:val="both"/>
        <w:rPr>
          <w:rFonts w:ascii="Times New Roman" w:hAnsi="Times New Roman" w:cs="Times New Roman"/>
        </w:rPr>
      </w:pPr>
    </w:p>
    <w:p w14:paraId="2C44CD1C" w14:textId="77777777" w:rsidR="00EC54CA" w:rsidRPr="00502554" w:rsidRDefault="00EC54CA" w:rsidP="00EC54CA">
      <w:pPr>
        <w:pStyle w:val="Heading1"/>
        <w:contextualSpacing w:val="0"/>
        <w:rPr>
          <w:rFonts w:ascii="Times New Roman" w:hAnsi="Times New Roman" w:cs="Times New Roman"/>
          <w:sz w:val="22"/>
          <w:szCs w:val="22"/>
        </w:rPr>
      </w:pPr>
      <w:bookmarkStart w:id="24" w:name="_asjrvb9is5uu" w:colFirst="0" w:colLast="0"/>
      <w:bookmarkEnd w:id="24"/>
    </w:p>
    <w:p w14:paraId="667D7D2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br w:type="page"/>
      </w:r>
    </w:p>
    <w:p w14:paraId="7736DA57" w14:textId="77777777" w:rsidR="00EC54CA" w:rsidRPr="00502554" w:rsidRDefault="00EC54CA" w:rsidP="00EC54CA">
      <w:pPr>
        <w:pStyle w:val="Heading1"/>
        <w:contextualSpacing w:val="0"/>
        <w:rPr>
          <w:rFonts w:ascii="Times New Roman" w:hAnsi="Times New Roman" w:cs="Times New Roman"/>
          <w:sz w:val="22"/>
          <w:szCs w:val="22"/>
        </w:rPr>
      </w:pPr>
      <w:bookmarkStart w:id="25" w:name="_2qjfdt8pvzem" w:colFirst="0" w:colLast="0"/>
      <w:bookmarkEnd w:id="25"/>
    </w:p>
    <w:p w14:paraId="0E633D03"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Task 1: Build a network for static traffic assignment, and configure BPR parameters</w:t>
      </w:r>
    </w:p>
    <w:p w14:paraId="102843E1" w14:textId="1060C4C0" w:rsidR="00EC54CA" w:rsidRPr="00502554" w:rsidRDefault="009E35E6" w:rsidP="00EC54CA">
      <w:pPr>
        <w:rPr>
          <w:rFonts w:ascii="Times New Roman" w:hAnsi="Times New Roman" w:cs="Times New Roman"/>
        </w:rPr>
      </w:pPr>
      <w:ins w:id="26" w:author="shreyasdeshmukh4@gmail.com" w:date="2016-10-13T22:53:00Z">
        <w:r>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7D3569DA" wp14:editId="6335E578">
                  <wp:simplePos x="0" y="0"/>
                  <wp:positionH relativeFrom="column">
                    <wp:posOffset>266701</wp:posOffset>
                  </wp:positionH>
                  <wp:positionV relativeFrom="paragraph">
                    <wp:posOffset>363855</wp:posOffset>
                  </wp:positionV>
                  <wp:extent cx="990600" cy="409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90600" cy="409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F363" id="Rectangle 7" o:spid="_x0000_s1026" style="position:absolute;margin-left:21pt;margin-top:28.65pt;width:78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" fillcolor="white [3201]" strokecolor="white [3212]" strokeweight="1pt"/>
              </w:pict>
            </mc:Fallback>
          </mc:AlternateContent>
        </w:r>
      </w:ins>
      <w:r w:rsidR="00EC54CA" w:rsidRPr="00502554">
        <w:rPr>
          <w:rFonts w:ascii="Times New Roman" w:hAnsi="Times New Roman" w:cs="Times New Roman"/>
        </w:rPr>
        <w:t xml:space="preserve">This task will help you be familiar with basic input for traffic assignment and reproduce the famous </w:t>
      </w:r>
      <w:proofErr w:type="spellStart"/>
      <w:r w:rsidR="00EC54CA" w:rsidRPr="00502554">
        <w:rPr>
          <w:rFonts w:ascii="Times New Roman" w:hAnsi="Times New Roman" w:cs="Times New Roman"/>
        </w:rPr>
        <w:t>Braess</w:t>
      </w:r>
      <w:proofErr w:type="spellEnd"/>
      <w:r w:rsidR="00EC54CA" w:rsidRPr="00502554">
        <w:rPr>
          <w:rFonts w:ascii="Times New Roman" w:hAnsi="Times New Roman" w:cs="Times New Roman"/>
        </w:rPr>
        <w:t xml:space="preserve"> paradox.  </w:t>
      </w:r>
    </w:p>
    <w:p w14:paraId="73C0D385" w14:textId="6A2E6189"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lang w:eastAsia="en-US"/>
        </w:rPr>
        <w:drawing>
          <wp:inline distT="19050" distB="19050" distL="19050" distR="19050" wp14:anchorId="77C98588" wp14:editId="765C3626">
            <wp:extent cx="3857625" cy="4568190"/>
            <wp:effectExtent l="0" t="0" r="9525" b="0"/>
            <wp:docPr id="2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rotWithShape="1">
                    <a:blip r:embed="rId13"/>
                    <a:srcRect l="-1250" t="24229" b="-3272"/>
                    <a:stretch/>
                  </pic:blipFill>
                  <pic:spPr bwMode="auto">
                    <a:xfrm>
                      <a:off x="0" y="0"/>
                      <a:ext cx="3857625" cy="4568190"/>
                    </a:xfrm>
                    <a:prstGeom prst="rect">
                      <a:avLst/>
                    </a:prstGeom>
                    <a:noFill/>
                    <a:ln>
                      <a:noFill/>
                    </a:ln>
                    <a:extLst>
                      <a:ext uri="{53640926-AAD7-44D8-BBD7-CCE9431645EC}">
                        <a14:shadowObscured xmlns:a14="http://schemas.microsoft.com/office/drawing/2010/main"/>
                      </a:ext>
                    </a:extLst>
                  </pic:spPr>
                </pic:pic>
              </a:graphicData>
            </a:graphic>
          </wp:inline>
        </w:drawing>
      </w:r>
    </w:p>
    <w:p w14:paraId="477F8BC7" w14:textId="77777777" w:rsidR="00EC54CA" w:rsidRPr="00502554" w:rsidRDefault="00EC54CA" w:rsidP="00EC54CA">
      <w:pPr>
        <w:rPr>
          <w:rFonts w:ascii="Times New Roman" w:hAnsi="Times New Roman" w:cs="Times New Roman"/>
        </w:rPr>
      </w:pPr>
    </w:p>
    <w:p w14:paraId="032231E1" w14:textId="77777777" w:rsidR="00EC54CA" w:rsidRPr="00502554" w:rsidRDefault="00EC54CA" w:rsidP="00EC54CA">
      <w:pPr>
        <w:rPr>
          <w:rFonts w:ascii="Times New Roman" w:hAnsi="Times New Roman" w:cs="Times New Roman"/>
        </w:rPr>
      </w:pPr>
    </w:p>
    <w:p w14:paraId="51E03D62" w14:textId="3EC8F04E"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In this task, the user needs to locate </w:t>
      </w:r>
      <w:r>
        <w:rPr>
          <w:rFonts w:ascii="Times New Roman" w:eastAsia="Times New Roman" w:hAnsi="Times New Roman" w:cs="Times New Roman"/>
        </w:rPr>
        <w:t xml:space="preserve">NeXTA.exe </w:t>
      </w:r>
      <w:r w:rsidRPr="00502554">
        <w:rPr>
          <w:rFonts w:ascii="Times New Roman" w:eastAsia="Times New Roman" w:hAnsi="Times New Roman" w:cs="Times New Roman"/>
        </w:rPr>
        <w:t xml:space="preserve">, </w:t>
      </w:r>
      <w:del w:id="27" w:author="Admin" w:date="2016-10-06T17:25:00Z">
        <w:r w:rsidRPr="00502554" w:rsidDel="00255CDF">
          <w:rPr>
            <w:rFonts w:ascii="Times New Roman" w:eastAsia="Times New Roman" w:hAnsi="Times New Roman" w:cs="Times New Roman"/>
          </w:rPr>
          <w:delText xml:space="preserve">import “Braess_Network.xls” file into NEXTA to create Braess Network, and save the created network as a </w:delText>
        </w:r>
      </w:del>
      <w:r w:rsidRPr="00502554">
        <w:rPr>
          <w:rFonts w:ascii="Times New Roman" w:eastAsia="Times New Roman" w:hAnsi="Times New Roman" w:cs="Times New Roman"/>
        </w:rPr>
        <w:t>“</w:t>
      </w:r>
      <w:proofErr w:type="spellStart"/>
      <w:r w:rsidRPr="00502554">
        <w:rPr>
          <w:rFonts w:ascii="Times New Roman" w:eastAsia="Times New Roman" w:hAnsi="Times New Roman" w:cs="Times New Roman"/>
        </w:rPr>
        <w:t>Braess_Network.tnp</w:t>
      </w:r>
      <w:proofErr w:type="spellEnd"/>
      <w:r w:rsidRPr="00502554">
        <w:rPr>
          <w:rFonts w:ascii="Times New Roman" w:eastAsia="Times New Roman" w:hAnsi="Times New Roman" w:cs="Times New Roman"/>
        </w:rPr>
        <w:t>” file.</w:t>
      </w:r>
    </w:p>
    <w:p w14:paraId="6D21A522" w14:textId="77777777" w:rsidR="00255CDF" w:rsidRDefault="00255CDF" w:rsidP="00EC54CA">
      <w:pPr>
        <w:rPr>
          <w:ins w:id="28" w:author="Admin" w:date="2016-10-06T17:25:00Z"/>
          <w:rFonts w:ascii="Times New Roman" w:eastAsia="Times New Roman" w:hAnsi="Times New Roman" w:cs="Times New Roman"/>
        </w:rPr>
      </w:pPr>
    </w:p>
    <w:p w14:paraId="229FBEBC" w14:textId="79D4748F" w:rsidR="00EC54CA" w:rsidRPr="00502554" w:rsidRDefault="00EC54CA">
      <w:pPr>
        <w:rPr>
          <w:rFonts w:ascii="Times New Roman" w:hAnsi="Times New Roman" w:cs="Times New Roman"/>
        </w:rPr>
      </w:pPr>
      <w:r w:rsidRPr="00E164F5">
        <w:rPr>
          <w:rFonts w:ascii="Times New Roman" w:eastAsia="Times New Roman" w:hAnsi="Times New Roman" w:cs="Times New Roman"/>
          <w:b/>
          <w:bCs/>
          <w:rPrChange w:id="29" w:author="Admin" w:date="2016-10-06T18:01:00Z">
            <w:rPr>
              <w:rFonts w:ascii="Times New Roman" w:eastAsia="Times New Roman" w:hAnsi="Times New Roman" w:cs="Times New Roman"/>
            </w:rPr>
          </w:rPrChange>
        </w:rPr>
        <w:t>Step 1</w:t>
      </w:r>
      <w:del w:id="30" w:author="Admin" w:date="2016-10-06T18:01:00Z">
        <w:r w:rsidRPr="00E164F5" w:rsidDel="00E164F5">
          <w:rPr>
            <w:rFonts w:ascii="Times New Roman" w:eastAsia="Times New Roman" w:hAnsi="Times New Roman" w:cs="Times New Roman"/>
            <w:b/>
            <w:bCs/>
            <w:rPrChange w:id="31" w:author="Admin" w:date="2016-10-06T18:01:00Z">
              <w:rPr>
                <w:rFonts w:ascii="Times New Roman" w:eastAsia="Times New Roman" w:hAnsi="Times New Roman" w:cs="Times New Roman"/>
              </w:rPr>
            </w:rPrChange>
          </w:rPr>
          <w:delText>.</w:delText>
        </w:r>
      </w:del>
      <w:ins w:id="32" w:author="Admin" w:date="2016-10-06T18:01:00Z">
        <w:r w:rsidR="00E164F5" w:rsidRPr="00E164F5">
          <w:rPr>
            <w:rFonts w:ascii="Times New Roman" w:eastAsia="Times New Roman" w:hAnsi="Times New Roman" w:cs="Times New Roman"/>
            <w:b/>
            <w:bCs/>
            <w:rPrChange w:id="33" w:author="Admin" w:date="2016-10-06T18:01:00Z">
              <w:rPr>
                <w:rFonts w:ascii="Times New Roman" w:eastAsia="Times New Roman" w:hAnsi="Times New Roman" w:cs="Times New Roman"/>
              </w:rPr>
            </w:rPrChange>
          </w:rPr>
          <w:t>:</w:t>
        </w:r>
      </w:ins>
      <w:r w:rsidRPr="00502554">
        <w:rPr>
          <w:rFonts w:ascii="Times New Roman" w:eastAsia="Times New Roman" w:hAnsi="Times New Roman" w:cs="Times New Roman"/>
        </w:rPr>
        <w:t xml:space="preserve"> Locate a file called "</w:t>
      </w:r>
      <w:r>
        <w:rPr>
          <w:rFonts w:ascii="Times New Roman" w:eastAsia="Times New Roman" w:hAnsi="Times New Roman" w:cs="Times New Roman"/>
        </w:rPr>
        <w:t xml:space="preserve">NeXTA.exe </w:t>
      </w:r>
      <w:r w:rsidRPr="00502554">
        <w:rPr>
          <w:rFonts w:ascii="Times New Roman" w:eastAsia="Times New Roman" w:hAnsi="Times New Roman" w:cs="Times New Roman"/>
        </w:rPr>
        <w:t>"</w:t>
      </w:r>
      <w:del w:id="34" w:author="Admin" w:date="2016-10-06T17:29:00Z">
        <w:r w:rsidRPr="00502554" w:rsidDel="00E96BA4">
          <w:rPr>
            <w:rFonts w:ascii="Times New Roman" w:eastAsia="Times New Roman" w:hAnsi="Times New Roman" w:cs="Times New Roman"/>
          </w:rPr>
          <w:delText xml:space="preserve"> </w:delText>
        </w:r>
      </w:del>
      <w:r w:rsidRPr="00502554">
        <w:rPr>
          <w:rFonts w:ascii="Times New Roman" w:eastAsia="Times New Roman" w:hAnsi="Times New Roman" w:cs="Times New Roman"/>
        </w:rPr>
        <w:t xml:space="preserve"> </w:t>
      </w:r>
      <w:del w:id="35" w:author="Admin" w:date="2016-10-06T17:31:00Z">
        <w:r w:rsidRPr="00502554" w:rsidDel="00E96BA4">
          <w:rPr>
            <w:rFonts w:ascii="Times New Roman" w:eastAsia="Times New Roman" w:hAnsi="Times New Roman" w:cs="Times New Roman"/>
          </w:rPr>
          <w:delText>from folder \Internal_release, and launch the application.</w:delText>
        </w:r>
      </w:del>
      <w:ins w:id="36" w:author="Admin" w:date="2016-10-06T17:31:00Z">
        <w:r w:rsidR="00E96BA4">
          <w:rPr>
            <w:rFonts w:ascii="Times New Roman" w:eastAsia="Times New Roman" w:hAnsi="Times New Roman" w:cs="Times New Roman"/>
          </w:rPr>
          <w:t xml:space="preserve">from the </w:t>
        </w:r>
        <w:proofErr w:type="spellStart"/>
        <w:r w:rsidR="00E96BA4">
          <w:rPr>
            <w:rFonts w:ascii="Times New Roman" w:eastAsia="Times New Roman" w:hAnsi="Times New Roman" w:cs="Times New Roman"/>
          </w:rPr>
          <w:t>Braess</w:t>
        </w:r>
        <w:proofErr w:type="spellEnd"/>
        <w:r w:rsidR="00E96BA4">
          <w:rPr>
            <w:rFonts w:ascii="Times New Roman" w:eastAsia="Times New Roman" w:hAnsi="Times New Roman" w:cs="Times New Roman"/>
          </w:rPr>
          <w:t xml:space="preserve"> Network Data Set and open the application.</w:t>
        </w:r>
      </w:ins>
    </w:p>
    <w:p w14:paraId="6564EC84" w14:textId="7AC29E2A" w:rsidR="00EC54CA" w:rsidRPr="00502554" w:rsidRDefault="00EC54CA">
      <w:pPr>
        <w:jc w:val="center"/>
        <w:rPr>
          <w:rFonts w:ascii="Times New Roman" w:hAnsi="Times New Roman" w:cs="Times New Roman"/>
        </w:rPr>
      </w:pPr>
      <w:del w:id="37" w:author="Admin" w:date="2016-10-06T17:35:00Z">
        <w:r w:rsidRPr="00502554" w:rsidDel="00E96BA4">
          <w:rPr>
            <w:rFonts w:ascii="Times New Roman" w:hAnsi="Times New Roman" w:cs="Times New Roman"/>
            <w:noProof/>
            <w:lang w:eastAsia="en-US"/>
          </w:rPr>
          <w:lastRenderedPageBreak/>
          <w:drawing>
            <wp:inline distT="19050" distB="19050" distL="19050" distR="19050" wp14:anchorId="7A3A490C" wp14:editId="400661D5">
              <wp:extent cx="5486400" cy="3158490"/>
              <wp:effectExtent l="0" t="0" r="0" b="0"/>
              <wp:docPr id="28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
                      <a:srcRect/>
                      <a:stretch>
                        <a:fillRect/>
                      </a:stretch>
                    </pic:blipFill>
                    <pic:spPr>
                      <a:xfrm>
                        <a:off x="0" y="0"/>
                        <a:ext cx="5486400" cy="3158490"/>
                      </a:xfrm>
                      <a:prstGeom prst="rect">
                        <a:avLst/>
                      </a:prstGeom>
                      <a:ln/>
                    </pic:spPr>
                  </pic:pic>
                </a:graphicData>
              </a:graphic>
            </wp:inline>
          </w:drawing>
        </w:r>
      </w:del>
      <w:ins w:id="38" w:author="Admin" w:date="2016-10-06T17:35:00Z">
        <w:r w:rsidR="00E96BA4">
          <w:rPr>
            <w:rFonts w:ascii="Times New Roman" w:hAnsi="Times New Roman" w:cs="Times New Roman"/>
            <w:noProof/>
            <w:lang w:eastAsia="en-US"/>
          </w:rPr>
          <w:drawing>
            <wp:inline distT="0" distB="0" distL="0" distR="0" wp14:anchorId="173AB7C2" wp14:editId="74899DD3">
              <wp:extent cx="5943600"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ins>
    </w:p>
    <w:p w14:paraId="6BD262F6" w14:textId="5567B2C1" w:rsidR="00EC54CA" w:rsidRPr="00502554" w:rsidDel="00E96BA4" w:rsidRDefault="00EC54CA" w:rsidP="00EC54CA">
      <w:pPr>
        <w:rPr>
          <w:del w:id="39" w:author="Admin" w:date="2016-10-06T17:36:00Z"/>
          <w:rFonts w:ascii="Times New Roman" w:hAnsi="Times New Roman" w:cs="Times New Roman"/>
        </w:rPr>
      </w:pPr>
      <w:del w:id="40" w:author="Admin" w:date="2016-10-06T17:36:00Z">
        <w:r w:rsidRPr="00502554" w:rsidDel="00E96BA4">
          <w:rPr>
            <w:rFonts w:ascii="Times New Roman" w:eastAsia="Times New Roman" w:hAnsi="Times New Roman" w:cs="Times New Roman"/>
          </w:rPr>
          <w:delText>Step 2: Clicking the menu “File-&gt;Import-&gt;Single Excel File(*.xls)</w:delText>
        </w:r>
      </w:del>
    </w:p>
    <w:p w14:paraId="012B5D80" w14:textId="06418CA7" w:rsidR="00EC54CA" w:rsidRPr="00502554" w:rsidRDefault="00EC54CA" w:rsidP="00EC54CA">
      <w:pPr>
        <w:jc w:val="center"/>
        <w:rPr>
          <w:rFonts w:ascii="Times New Roman" w:hAnsi="Times New Roman" w:cs="Times New Roman"/>
        </w:rPr>
      </w:pPr>
      <w:del w:id="41" w:author="Admin" w:date="2016-10-06T17:36:00Z">
        <w:r w:rsidRPr="00502554" w:rsidDel="00E96BA4">
          <w:rPr>
            <w:rFonts w:ascii="Times New Roman" w:hAnsi="Times New Roman" w:cs="Times New Roman"/>
            <w:noProof/>
            <w:lang w:eastAsia="en-US"/>
          </w:rPr>
          <w:drawing>
            <wp:inline distT="19050" distB="19050" distL="19050" distR="19050" wp14:anchorId="15621671" wp14:editId="1BBDA3C8">
              <wp:extent cx="5114925" cy="1733156"/>
              <wp:effectExtent l="0" t="0" r="0" b="0"/>
              <wp:docPr id="282"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16"/>
                      <a:srcRect/>
                      <a:stretch>
                        <a:fillRect/>
                      </a:stretch>
                    </pic:blipFill>
                    <pic:spPr>
                      <a:xfrm>
                        <a:off x="0" y="0"/>
                        <a:ext cx="5114925" cy="1733156"/>
                      </a:xfrm>
                      <a:prstGeom prst="rect">
                        <a:avLst/>
                      </a:prstGeom>
                      <a:ln/>
                    </pic:spPr>
                  </pic:pic>
                </a:graphicData>
              </a:graphic>
            </wp:inline>
          </w:drawing>
        </w:r>
      </w:del>
    </w:p>
    <w:p w14:paraId="6B1C5D87" w14:textId="77777777" w:rsidR="00E96BA4" w:rsidRDefault="00E96BA4">
      <w:pPr>
        <w:rPr>
          <w:ins w:id="42" w:author="Admin" w:date="2016-10-06T17:37:00Z"/>
          <w:rFonts w:ascii="Times New Roman" w:hAnsi="Times New Roman" w:cs="Times New Roman"/>
        </w:rPr>
        <w:pPrChange w:id="43" w:author="Admin" w:date="2016-10-06T17:36:00Z">
          <w:pPr>
            <w:jc w:val="center"/>
          </w:pPr>
        </w:pPrChange>
      </w:pPr>
    </w:p>
    <w:p w14:paraId="7C91C670" w14:textId="63C219FE" w:rsidR="003B50E5" w:rsidRDefault="00E96BA4">
      <w:pPr>
        <w:rPr>
          <w:ins w:id="44" w:author="Admin" w:date="2016-10-06T17:42:00Z"/>
          <w:rFonts w:ascii="Times New Roman" w:hAnsi="Times New Roman" w:cs="Times New Roman"/>
        </w:rPr>
        <w:pPrChange w:id="45" w:author="Admin" w:date="2016-10-06T17:40:00Z">
          <w:pPr>
            <w:jc w:val="center"/>
          </w:pPr>
        </w:pPrChange>
      </w:pPr>
      <w:ins w:id="46" w:author="Admin" w:date="2016-10-06T17:36:00Z">
        <w:r w:rsidRPr="00E96BA4">
          <w:rPr>
            <w:rFonts w:ascii="Times New Roman" w:hAnsi="Times New Roman" w:cs="Times New Roman"/>
            <w:b/>
            <w:bCs/>
            <w:rPrChange w:id="47" w:author="Admin" w:date="2016-10-06T17:37:00Z">
              <w:rPr>
                <w:rFonts w:ascii="Times New Roman" w:hAnsi="Times New Roman" w:cs="Times New Roman"/>
              </w:rPr>
            </w:rPrChange>
          </w:rPr>
          <w:t>Step 2:</w:t>
        </w:r>
      </w:ins>
      <w:ins w:id="48" w:author="Admin" w:date="2016-10-06T17:37:00Z">
        <w:r>
          <w:rPr>
            <w:rFonts w:ascii="Times New Roman" w:hAnsi="Times New Roman" w:cs="Times New Roman"/>
          </w:rPr>
          <w:t xml:space="preserve"> Now, in </w:t>
        </w:r>
        <w:proofErr w:type="spellStart"/>
        <w:r>
          <w:rPr>
            <w:rFonts w:ascii="Times New Roman" w:hAnsi="Times New Roman" w:cs="Times New Roman"/>
          </w:rPr>
          <w:t>NeXTA</w:t>
        </w:r>
        <w:proofErr w:type="spellEnd"/>
        <w:r>
          <w:rPr>
            <w:rFonts w:ascii="Times New Roman" w:hAnsi="Times New Roman" w:cs="Times New Roman"/>
          </w:rPr>
          <w:t xml:space="preserve">, click File </w:t>
        </w:r>
      </w:ins>
      <w:ins w:id="49" w:author="Admin" w:date="2016-10-06T17:38:00Z">
        <w:r w:rsidRPr="00E96BA4">
          <w:rPr>
            <w:rFonts w:ascii="Times New Roman" w:hAnsi="Times New Roman" w:cs="Times New Roman"/>
          </w:rPr>
          <w:sym w:font="Wingdings" w:char="F0E0"/>
        </w:r>
        <w:r>
          <w:rPr>
            <w:rFonts w:ascii="Times New Roman" w:hAnsi="Times New Roman" w:cs="Times New Roman"/>
          </w:rPr>
          <w:t xml:space="preserve"> Open Traffic Network Project </w:t>
        </w:r>
        <w:r w:rsidRPr="00E96BA4">
          <w:rPr>
            <w:rFonts w:ascii="Times New Roman" w:hAnsi="Times New Roman" w:cs="Times New Roman"/>
          </w:rPr>
          <w:sym w:font="Wingdings" w:char="F0E0"/>
        </w:r>
        <w:r>
          <w:rPr>
            <w:rFonts w:ascii="Times New Roman" w:hAnsi="Times New Roman" w:cs="Times New Roman"/>
          </w:rPr>
          <w:t xml:space="preserve"> </w:t>
        </w:r>
      </w:ins>
      <w:ins w:id="50" w:author="Admin" w:date="2016-10-06T17:39:00Z">
        <w:r w:rsidR="007E23A1">
          <w:rPr>
            <w:rFonts w:ascii="Times New Roman" w:hAnsi="Times New Roman" w:cs="Times New Roman"/>
          </w:rPr>
          <w:t xml:space="preserve">and open the </w:t>
        </w:r>
        <w:proofErr w:type="spellStart"/>
        <w:r w:rsidR="007E23A1">
          <w:rPr>
            <w:rFonts w:ascii="Times New Roman" w:hAnsi="Times New Roman" w:cs="Times New Roman"/>
          </w:rPr>
          <w:t>Braess_Network</w:t>
        </w:r>
      </w:ins>
      <w:ins w:id="51" w:author="Admin" w:date="2016-10-06T17:40:00Z">
        <w:r w:rsidR="003B50E5">
          <w:rPr>
            <w:rFonts w:ascii="Times New Roman" w:hAnsi="Times New Roman" w:cs="Times New Roman"/>
          </w:rPr>
          <w:t>.tnp</w:t>
        </w:r>
      </w:ins>
      <w:proofErr w:type="spellEnd"/>
      <w:ins w:id="52" w:author="Admin" w:date="2016-10-06T17:39:00Z">
        <w:r w:rsidR="007E23A1">
          <w:rPr>
            <w:rFonts w:ascii="Times New Roman" w:hAnsi="Times New Roman" w:cs="Times New Roman"/>
          </w:rPr>
          <w:t xml:space="preserve"> from the </w:t>
        </w:r>
      </w:ins>
      <w:proofErr w:type="spellStart"/>
      <w:ins w:id="53" w:author="Admin" w:date="2016-10-06T17:40:00Z">
        <w:r w:rsidR="007E23A1">
          <w:rPr>
            <w:rFonts w:ascii="Times New Roman" w:hAnsi="Times New Roman" w:cs="Times New Roman"/>
          </w:rPr>
          <w:t>B</w:t>
        </w:r>
      </w:ins>
      <w:ins w:id="54" w:author="Admin" w:date="2016-10-06T17:39:00Z">
        <w:r w:rsidR="007E23A1">
          <w:rPr>
            <w:rFonts w:ascii="Times New Roman" w:hAnsi="Times New Roman" w:cs="Times New Roman"/>
          </w:rPr>
          <w:t>raess</w:t>
        </w:r>
      </w:ins>
      <w:proofErr w:type="spellEnd"/>
      <w:ins w:id="55" w:author="Admin" w:date="2016-10-06T17:40:00Z">
        <w:r w:rsidR="007E23A1">
          <w:rPr>
            <w:rFonts w:ascii="Times New Roman" w:hAnsi="Times New Roman" w:cs="Times New Roman"/>
          </w:rPr>
          <w:t xml:space="preserve"> Network Data Set. </w:t>
        </w:r>
      </w:ins>
    </w:p>
    <w:p w14:paraId="286C173E" w14:textId="77777777" w:rsidR="003B50E5" w:rsidRDefault="003B50E5">
      <w:pPr>
        <w:rPr>
          <w:ins w:id="56" w:author="Admin" w:date="2016-10-06T17:40:00Z"/>
          <w:rFonts w:ascii="Times New Roman" w:hAnsi="Times New Roman" w:cs="Times New Roman"/>
        </w:rPr>
        <w:pPrChange w:id="57" w:author="Admin" w:date="2016-10-06T17:40:00Z">
          <w:pPr>
            <w:jc w:val="center"/>
          </w:pPr>
        </w:pPrChange>
      </w:pPr>
    </w:p>
    <w:p w14:paraId="77AE9ACA" w14:textId="078703B0" w:rsidR="00EC54CA" w:rsidRDefault="003B50E5">
      <w:pPr>
        <w:rPr>
          <w:ins w:id="58" w:author="Admin" w:date="2016-10-06T17:37:00Z"/>
          <w:rFonts w:ascii="Times New Roman" w:hAnsi="Times New Roman" w:cs="Times New Roman"/>
        </w:rPr>
        <w:pPrChange w:id="59" w:author="Admin" w:date="2016-10-06T17:40:00Z">
          <w:pPr>
            <w:jc w:val="center"/>
          </w:pPr>
        </w:pPrChange>
      </w:pPr>
      <w:ins w:id="60" w:author="Admin" w:date="2016-10-06T17:40:00Z">
        <w:r>
          <w:rPr>
            <w:rFonts w:ascii="Times New Roman" w:hAnsi="Times New Roman" w:cs="Times New Roman"/>
            <w:noProof/>
            <w:lang w:eastAsia="en-US"/>
          </w:rPr>
          <w:lastRenderedPageBreak/>
          <w:drawing>
            <wp:inline distT="0" distB="0" distL="0" distR="0" wp14:anchorId="61A51BBA" wp14:editId="2B57B0EA">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ins>
      <w:ins w:id="61" w:author="Admin" w:date="2016-10-06T17:39:00Z">
        <w:r w:rsidR="007E23A1">
          <w:rPr>
            <w:rFonts w:ascii="Times New Roman" w:hAnsi="Times New Roman" w:cs="Times New Roman"/>
          </w:rPr>
          <w:t xml:space="preserve"> </w:t>
        </w:r>
      </w:ins>
    </w:p>
    <w:p w14:paraId="4F3DD4A3" w14:textId="2BE9F07D" w:rsidR="00E96BA4" w:rsidRDefault="00E96BA4">
      <w:pPr>
        <w:rPr>
          <w:ins w:id="62" w:author="Admin" w:date="2016-10-06T17:41:00Z"/>
          <w:rFonts w:ascii="Times New Roman" w:hAnsi="Times New Roman" w:cs="Times New Roman"/>
        </w:rPr>
        <w:pPrChange w:id="63" w:author="Admin" w:date="2016-10-06T17:36:00Z">
          <w:pPr>
            <w:jc w:val="center"/>
          </w:pPr>
        </w:pPrChange>
      </w:pPr>
    </w:p>
    <w:p w14:paraId="48BBB2AB" w14:textId="661D8151" w:rsidR="003B50E5" w:rsidRPr="00502554" w:rsidRDefault="003B50E5">
      <w:pPr>
        <w:rPr>
          <w:rFonts w:ascii="Times New Roman" w:hAnsi="Times New Roman" w:cs="Times New Roman"/>
        </w:rPr>
        <w:pPrChange w:id="64" w:author="Admin" w:date="2016-10-06T17:36:00Z">
          <w:pPr>
            <w:jc w:val="center"/>
          </w:pPr>
        </w:pPrChange>
      </w:pPr>
      <w:ins w:id="65" w:author="Admin" w:date="2016-10-06T17:42:00Z">
        <w:r>
          <w:rPr>
            <w:rFonts w:ascii="Times New Roman" w:hAnsi="Times New Roman" w:cs="Times New Roman"/>
          </w:rPr>
          <w:t xml:space="preserve">The following network file will be loaded into </w:t>
        </w:r>
        <w:proofErr w:type="spellStart"/>
        <w:r>
          <w:rPr>
            <w:rFonts w:ascii="Times New Roman" w:hAnsi="Times New Roman" w:cs="Times New Roman"/>
          </w:rPr>
          <w:t>NeXTA</w:t>
        </w:r>
        <w:proofErr w:type="spellEnd"/>
        <w:r>
          <w:rPr>
            <w:rFonts w:ascii="Times New Roman" w:hAnsi="Times New Roman" w:cs="Times New Roman"/>
          </w:rPr>
          <w:t xml:space="preserve"> which has 4 nodes and 5 links.</w:t>
        </w:r>
      </w:ins>
      <w:ins w:id="66" w:author="Admin" w:date="2016-10-06T17:53:00Z">
        <w:r w:rsidR="00684491">
          <w:rPr>
            <w:rFonts w:ascii="Times New Roman" w:hAnsi="Times New Roman" w:cs="Times New Roman"/>
          </w:rPr>
          <w:t xml:space="preserve"> </w:t>
        </w:r>
      </w:ins>
      <w:ins w:id="67" w:author="Admin" w:date="2016-10-06T17:59:00Z">
        <w:r w:rsidR="00684491" w:rsidRPr="00502554">
          <w:rPr>
            <w:rFonts w:ascii="Times New Roman" w:eastAsia="Times New Roman" w:hAnsi="Times New Roman" w:cs="Times New Roman"/>
          </w:rPr>
          <w:t>Try to increase or decrease the size of nodes by using the “+” and “-” buttons in the GIS layer panel.</w:t>
        </w:r>
      </w:ins>
    </w:p>
    <w:p w14:paraId="0075266F" w14:textId="0248A2EF" w:rsidR="00EC54CA" w:rsidRPr="00502554" w:rsidDel="00E96BA4" w:rsidRDefault="00E164F5" w:rsidP="00EC54CA">
      <w:pPr>
        <w:rPr>
          <w:del w:id="68" w:author="Admin" w:date="2016-10-06T17:36:00Z"/>
          <w:rFonts w:ascii="Times New Roman" w:hAnsi="Times New Roman" w:cs="Times New Roman"/>
        </w:rPr>
      </w:pPr>
      <w:ins w:id="69" w:author="Admin" w:date="2016-10-06T18:01:00Z">
        <w:r>
          <w:rPr>
            <w:rFonts w:ascii="Times New Roman" w:eastAsia="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79F68A4" wp14:editId="6D401F53">
                  <wp:simplePos x="0" y="0"/>
                  <wp:positionH relativeFrom="column">
                    <wp:posOffset>38100</wp:posOffset>
                  </wp:positionH>
                  <wp:positionV relativeFrom="paragraph">
                    <wp:posOffset>647700</wp:posOffset>
                  </wp:positionV>
                  <wp:extent cx="200025" cy="76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00025" cy="76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0B76E" id="Rectangle 4" o:spid="_x0000_s1026" style="position:absolute;margin-left:3pt;margin-top:51pt;width:15.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" filled="f" strokecolor="red" strokeweight="1.5pt"/>
              </w:pict>
            </mc:Fallback>
          </mc:AlternateContent>
        </w:r>
      </w:ins>
      <w:del w:id="70" w:author="Admin" w:date="2016-10-06T17:36:00Z">
        <w:r w:rsidR="00EC54CA" w:rsidRPr="00502554" w:rsidDel="00E96BA4">
          <w:rPr>
            <w:rFonts w:ascii="Times New Roman" w:eastAsia="Times New Roman" w:hAnsi="Times New Roman" w:cs="Times New Roman"/>
          </w:rPr>
          <w:delText>Click on the next button in an information dialog, you will see a dialog titled “Import Network and Demand Data Files” below.</w:delText>
        </w:r>
      </w:del>
    </w:p>
    <w:p w14:paraId="29501052" w14:textId="52EE173A" w:rsidR="00EC54CA" w:rsidRPr="00502554" w:rsidDel="00E96BA4" w:rsidRDefault="00EC54CA" w:rsidP="00EC54CA">
      <w:pPr>
        <w:jc w:val="center"/>
        <w:rPr>
          <w:del w:id="71" w:author="Admin" w:date="2016-10-06T17:36:00Z"/>
          <w:rFonts w:ascii="Times New Roman" w:hAnsi="Times New Roman" w:cs="Times New Roman"/>
        </w:rPr>
      </w:pPr>
    </w:p>
    <w:p w14:paraId="7F8EE2C4" w14:textId="30FCB23B" w:rsidR="00EC54CA" w:rsidRPr="00502554" w:rsidDel="00E96BA4" w:rsidRDefault="00EC54CA" w:rsidP="00EC54CA">
      <w:pPr>
        <w:jc w:val="center"/>
        <w:rPr>
          <w:del w:id="72" w:author="Admin" w:date="2016-10-06T17:36:00Z"/>
          <w:rFonts w:ascii="Times New Roman" w:hAnsi="Times New Roman" w:cs="Times New Roman"/>
        </w:rPr>
      </w:pPr>
      <w:del w:id="73" w:author="Admin" w:date="2016-10-06T17:36:00Z">
        <w:r w:rsidRPr="00502554" w:rsidDel="00E96BA4">
          <w:rPr>
            <w:rFonts w:ascii="Times New Roman" w:hAnsi="Times New Roman" w:cs="Times New Roman"/>
            <w:noProof/>
            <w:lang w:eastAsia="en-US"/>
          </w:rPr>
          <w:lastRenderedPageBreak/>
          <w:drawing>
            <wp:inline distT="19050" distB="19050" distL="19050" distR="19050" wp14:anchorId="7D179FD6" wp14:editId="0E5BCA02">
              <wp:extent cx="5943600" cy="3695700"/>
              <wp:effectExtent l="0" t="0" r="0" b="0"/>
              <wp:docPr id="28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5943600" cy="3695700"/>
                      </a:xfrm>
                      <a:prstGeom prst="rect">
                        <a:avLst/>
                      </a:prstGeom>
                      <a:ln/>
                    </pic:spPr>
                  </pic:pic>
                </a:graphicData>
              </a:graphic>
            </wp:inline>
          </w:drawing>
        </w:r>
      </w:del>
    </w:p>
    <w:p w14:paraId="279E81C3" w14:textId="243827D9" w:rsidR="00EC54CA" w:rsidRPr="00502554" w:rsidDel="00E96BA4" w:rsidRDefault="00EC54CA" w:rsidP="00EC54CA">
      <w:pPr>
        <w:rPr>
          <w:del w:id="74" w:author="Admin" w:date="2016-10-06T17:36:00Z"/>
          <w:rFonts w:ascii="Times New Roman" w:hAnsi="Times New Roman" w:cs="Times New Roman"/>
        </w:rPr>
      </w:pPr>
      <w:del w:id="75" w:author="Admin" w:date="2016-10-06T17:36:00Z">
        <w:r w:rsidRPr="00502554" w:rsidDel="00E96BA4">
          <w:rPr>
            <w:rFonts w:ascii="Times New Roman" w:eastAsia="Times New Roman" w:hAnsi="Times New Roman" w:cs="Times New Roman"/>
          </w:rPr>
          <w:delText>Step 3: Click the button “Load Sample Spreadsheet” to load the Excel file “importing_sample_data_sets\Excel_files\Braess_Network.xls”.  Click “Import Data Sheets” to construct the Braess network.</w:delText>
        </w:r>
      </w:del>
    </w:p>
    <w:p w14:paraId="06E4DE26" w14:textId="195D6CC0" w:rsidR="00EC54CA" w:rsidRPr="00502554" w:rsidDel="00E96BA4" w:rsidRDefault="00EC54CA" w:rsidP="00EC54CA">
      <w:pPr>
        <w:rPr>
          <w:del w:id="76" w:author="Admin" w:date="2016-10-06T17:36:00Z"/>
          <w:rFonts w:ascii="Times New Roman" w:hAnsi="Times New Roman" w:cs="Times New Roman"/>
        </w:rPr>
      </w:pPr>
    </w:p>
    <w:p w14:paraId="152B1626" w14:textId="1C11F721" w:rsidR="00EC54CA" w:rsidRPr="00502554" w:rsidDel="00E96BA4" w:rsidRDefault="00EC54CA" w:rsidP="00EC54CA">
      <w:pPr>
        <w:jc w:val="center"/>
        <w:rPr>
          <w:del w:id="77" w:author="Admin" w:date="2016-10-06T17:36:00Z"/>
          <w:rFonts w:ascii="Times New Roman" w:hAnsi="Times New Roman" w:cs="Times New Roman"/>
        </w:rPr>
      </w:pPr>
      <w:del w:id="78" w:author="Admin" w:date="2016-10-06T17:36:00Z">
        <w:r w:rsidRPr="00502554" w:rsidDel="00E96BA4">
          <w:rPr>
            <w:rFonts w:ascii="Times New Roman" w:hAnsi="Times New Roman" w:cs="Times New Roman"/>
            <w:noProof/>
            <w:lang w:eastAsia="en-US"/>
          </w:rPr>
          <w:drawing>
            <wp:inline distT="19050" distB="19050" distL="19050" distR="19050" wp14:anchorId="72616C8A" wp14:editId="1E8DE4B8">
              <wp:extent cx="3876587" cy="2404332"/>
              <wp:effectExtent l="0" t="0" r="0" b="0"/>
              <wp:docPr id="2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
                      <a:srcRect/>
                      <a:stretch>
                        <a:fillRect/>
                      </a:stretch>
                    </pic:blipFill>
                    <pic:spPr>
                      <a:xfrm>
                        <a:off x="0" y="0"/>
                        <a:ext cx="3876587" cy="2404332"/>
                      </a:xfrm>
                      <a:prstGeom prst="rect">
                        <a:avLst/>
                      </a:prstGeom>
                      <a:ln/>
                    </pic:spPr>
                  </pic:pic>
                </a:graphicData>
              </a:graphic>
            </wp:inline>
          </w:drawing>
        </w:r>
      </w:del>
    </w:p>
    <w:p w14:paraId="30FD6814" w14:textId="6EBC3A16" w:rsidR="00EC54CA" w:rsidRPr="00502554" w:rsidDel="00E96BA4" w:rsidRDefault="00EC54CA" w:rsidP="00EC54CA">
      <w:pPr>
        <w:rPr>
          <w:del w:id="79" w:author="Admin" w:date="2016-10-06T17:36:00Z"/>
          <w:rFonts w:ascii="Times New Roman" w:hAnsi="Times New Roman" w:cs="Times New Roman"/>
        </w:rPr>
      </w:pPr>
    </w:p>
    <w:p w14:paraId="048E8A8E" w14:textId="460D4BD6" w:rsidR="00EC54CA" w:rsidRPr="00502554" w:rsidDel="00E96BA4" w:rsidRDefault="00EC54CA" w:rsidP="00EC54CA">
      <w:pPr>
        <w:rPr>
          <w:del w:id="80" w:author="Admin" w:date="2016-10-06T17:36:00Z"/>
          <w:rFonts w:ascii="Times New Roman" w:hAnsi="Times New Roman" w:cs="Times New Roman"/>
        </w:rPr>
      </w:pPr>
    </w:p>
    <w:p w14:paraId="6B662168" w14:textId="044B67D4" w:rsidR="00EC54CA" w:rsidRPr="00502554" w:rsidDel="00E96BA4" w:rsidRDefault="00EC54CA" w:rsidP="00EC54CA">
      <w:pPr>
        <w:rPr>
          <w:del w:id="81" w:author="Admin" w:date="2016-10-06T17:36:00Z"/>
          <w:rFonts w:ascii="Times New Roman" w:hAnsi="Times New Roman" w:cs="Times New Roman"/>
        </w:rPr>
      </w:pPr>
      <w:del w:id="82" w:author="Admin" w:date="2016-10-06T17:36:00Z">
        <w:r w:rsidRPr="00502554" w:rsidDel="00E96BA4">
          <w:rPr>
            <w:rFonts w:ascii="Times New Roman" w:eastAsia="Times New Roman" w:hAnsi="Times New Roman" w:cs="Times New Roman"/>
          </w:rPr>
          <w:delText xml:space="preserve">Step 4: Click “Exit” and save the project as “Braess_Network.tnp” into your own folder (e.g. C:\Test\Braess_network). A network with 4 nodes and </w:delText>
        </w:r>
        <w:commentRangeStart w:id="83"/>
        <w:r w:rsidRPr="00502554" w:rsidDel="00E96BA4">
          <w:rPr>
            <w:rFonts w:ascii="Times New Roman" w:eastAsia="Times New Roman" w:hAnsi="Times New Roman" w:cs="Times New Roman"/>
          </w:rPr>
          <w:delText>4 links</w:delText>
        </w:r>
        <w:commentRangeEnd w:id="83"/>
        <w:r w:rsidRPr="00502554" w:rsidDel="00E96BA4">
          <w:rPr>
            <w:rFonts w:ascii="Times New Roman" w:hAnsi="Times New Roman" w:cs="Times New Roman"/>
          </w:rPr>
          <w:commentReference w:id="83"/>
        </w:r>
        <w:r w:rsidRPr="00502554" w:rsidDel="00E96BA4">
          <w:rPr>
            <w:rFonts w:ascii="Times New Roman" w:eastAsia="Times New Roman" w:hAnsi="Times New Roman" w:cs="Times New Roman"/>
          </w:rPr>
          <w:delText xml:space="preserve"> are displayed in the visualization interface as shown below. Try to increase or decrease the size of nodes by using the “+” and “-” buttons in the GIS layer panel.</w:delText>
        </w:r>
      </w:del>
    </w:p>
    <w:p w14:paraId="481C78FC" w14:textId="71797D89" w:rsidR="00EC54CA" w:rsidRPr="00502554" w:rsidRDefault="00EC54CA" w:rsidP="00EC54CA">
      <w:pPr>
        <w:jc w:val="center"/>
        <w:rPr>
          <w:rFonts w:ascii="Times New Roman" w:hAnsi="Times New Roman" w:cs="Times New Roman"/>
        </w:rPr>
      </w:pPr>
      <w:del w:id="84" w:author="Admin" w:date="2016-10-06T18:00:00Z">
        <w:r w:rsidRPr="00502554" w:rsidDel="00E164F5">
          <w:rPr>
            <w:rFonts w:ascii="Times New Roman" w:hAnsi="Times New Roman" w:cs="Times New Roman"/>
            <w:noProof/>
            <w:lang w:eastAsia="en-US"/>
          </w:rPr>
          <w:lastRenderedPageBreak/>
          <w:drawing>
            <wp:inline distT="19050" distB="19050" distL="19050" distR="19050" wp14:anchorId="448C209D" wp14:editId="641B1A9C">
              <wp:extent cx="5600700" cy="3895725"/>
              <wp:effectExtent l="0" t="0" r="0" b="0"/>
              <wp:docPr id="28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a:srcRect/>
                      <a:stretch>
                        <a:fillRect/>
                      </a:stretch>
                    </pic:blipFill>
                    <pic:spPr>
                      <a:xfrm>
                        <a:off x="0" y="0"/>
                        <a:ext cx="5600700" cy="3895725"/>
                      </a:xfrm>
                      <a:prstGeom prst="rect">
                        <a:avLst/>
                      </a:prstGeom>
                      <a:ln/>
                    </pic:spPr>
                  </pic:pic>
                </a:graphicData>
              </a:graphic>
            </wp:inline>
          </w:drawing>
        </w:r>
      </w:del>
      <w:ins w:id="85" w:author="Admin" w:date="2016-10-06T18:00:00Z">
        <w:r w:rsidR="00E164F5">
          <w:rPr>
            <w:rFonts w:ascii="Times New Roman" w:hAnsi="Times New Roman" w:cs="Times New Roman"/>
            <w:noProof/>
            <w:lang w:eastAsia="en-US"/>
          </w:rPr>
          <w:drawing>
            <wp:inline distT="0" distB="0" distL="0" distR="0" wp14:anchorId="3EF98395" wp14:editId="5CD1F577">
              <wp:extent cx="5943600" cy="3174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ins>
    </w:p>
    <w:p w14:paraId="075A2C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notational convenience, the following discussion denote link1-&gt;3; 4-&gt;2; 1-&gt;4; 3-&gt;2; 3-&gt;4 as a, b, c, d, e, respectively. </w:t>
      </w:r>
    </w:p>
    <w:p w14:paraId="295A78AD" w14:textId="28ACCBE7" w:rsidR="00EC54CA" w:rsidRPr="00502554" w:rsidRDefault="00EC54CA" w:rsidP="00EC54CA">
      <w:pPr>
        <w:pStyle w:val="Heading1"/>
        <w:contextualSpacing w:val="0"/>
        <w:rPr>
          <w:rFonts w:ascii="Times New Roman" w:hAnsi="Times New Roman" w:cs="Times New Roman"/>
          <w:sz w:val="22"/>
          <w:szCs w:val="22"/>
        </w:rPr>
      </w:pPr>
      <w:bookmarkStart w:id="86" w:name="_rsfus3ssc06j" w:colFirst="0" w:colLast="0"/>
      <w:bookmarkEnd w:id="86"/>
      <w:r w:rsidRPr="00502554">
        <w:rPr>
          <w:rFonts w:ascii="Times New Roman" w:hAnsi="Times New Roman" w:cs="Times New Roman"/>
          <w:sz w:val="22"/>
          <w:szCs w:val="22"/>
        </w:rPr>
        <w:t xml:space="preserve">Task 2: Run simulation for the </w:t>
      </w:r>
      <w:proofErr w:type="spellStart"/>
      <w:r w:rsidRPr="00502554">
        <w:rPr>
          <w:rFonts w:ascii="Times New Roman" w:hAnsi="Times New Roman" w:cs="Times New Roman"/>
          <w:sz w:val="22"/>
          <w:szCs w:val="22"/>
        </w:rPr>
        <w:t>Braess</w:t>
      </w:r>
      <w:proofErr w:type="spellEnd"/>
      <w:r w:rsidRPr="00502554">
        <w:rPr>
          <w:rFonts w:ascii="Times New Roman" w:hAnsi="Times New Roman" w:cs="Times New Roman"/>
          <w:sz w:val="22"/>
          <w:szCs w:val="22"/>
        </w:rPr>
        <w:t xml:space="preserve"> network to carry out traffic assignment </w:t>
      </w:r>
      <w:del w:id="87" w:author="shreyasdeshmukh4@gmail.com" w:date="2016-10-13T22:58:00Z">
        <w:r w:rsidRPr="00502554" w:rsidDel="00855CD5">
          <w:rPr>
            <w:rFonts w:ascii="Times New Roman" w:hAnsi="Times New Roman" w:cs="Times New Roman"/>
            <w:sz w:val="22"/>
            <w:szCs w:val="22"/>
          </w:rPr>
          <w:delText>using the BPR function.</w:delText>
        </w:r>
      </w:del>
    </w:p>
    <w:p w14:paraId="0ED4442A" w14:textId="77777777" w:rsidR="00EC54CA" w:rsidRPr="00502554" w:rsidRDefault="00EC54CA" w:rsidP="00EC54CA">
      <w:pPr>
        <w:rPr>
          <w:rFonts w:ascii="Times New Roman" w:hAnsi="Times New Roman" w:cs="Times New Roman"/>
        </w:rPr>
      </w:pPr>
    </w:p>
    <w:p w14:paraId="0047C565" w14:textId="45E359F9" w:rsidR="00EC54CA" w:rsidRPr="00502554" w:rsidRDefault="00EC54CA">
      <w:pPr>
        <w:rPr>
          <w:rFonts w:ascii="Times New Roman" w:hAnsi="Times New Roman" w:cs="Times New Roman"/>
        </w:rPr>
      </w:pPr>
      <w:r w:rsidRPr="00502554">
        <w:rPr>
          <w:rFonts w:ascii="Times New Roman" w:eastAsia="Times New Roman" w:hAnsi="Times New Roman" w:cs="Times New Roman"/>
        </w:rPr>
        <w:lastRenderedPageBreak/>
        <w:t xml:space="preserve">Step 1: </w:t>
      </w:r>
      <w:del w:id="88" w:author="shreyasdeshmukh4@gmail.com" w:date="2016-10-13T22:59:00Z">
        <w:r w:rsidRPr="00502554" w:rsidDel="00855CD5">
          <w:rPr>
            <w:rFonts w:ascii="Times New Roman" w:eastAsia="Times New Roman" w:hAnsi="Times New Roman" w:cs="Times New Roman"/>
          </w:rPr>
          <w:delText>Verify the BPR parameters in the below</w:delText>
        </w:r>
      </w:del>
      <w:ins w:id="89" w:author="Shreyas" w:date="2016-10-06T18:24:00Z">
        <w:del w:id="90" w:author="shreyasdeshmukh4@gmail.com" w:date="2016-10-13T22:59:00Z">
          <w:r w:rsidR="00DA7120" w:rsidDel="00855CD5">
            <w:rPr>
              <w:rFonts w:ascii="Times New Roman" w:eastAsia="Times New Roman" w:hAnsi="Times New Roman" w:cs="Times New Roman"/>
            </w:rPr>
            <w:delText xml:space="preserve">. </w:delText>
          </w:r>
        </w:del>
        <w:r w:rsidR="00DA7120">
          <w:rPr>
            <w:rFonts w:ascii="Times New Roman" w:eastAsia="Times New Roman" w:hAnsi="Times New Roman" w:cs="Times New Roman"/>
          </w:rPr>
          <w:t xml:space="preserve">You can view </w:t>
        </w:r>
      </w:ins>
      <w:ins w:id="91" w:author="shreyasdeshmukh4@gmail.com" w:date="2016-10-13T22:59:00Z">
        <w:r w:rsidR="00855CD5">
          <w:rPr>
            <w:rFonts w:ascii="Times New Roman" w:eastAsia="Times New Roman" w:hAnsi="Times New Roman" w:cs="Times New Roman"/>
          </w:rPr>
          <w:t>the following</w:t>
        </w:r>
      </w:ins>
      <w:ins w:id="92" w:author="Shreyas" w:date="2016-10-06T18:24:00Z">
        <w:del w:id="93" w:author="shreyasdeshmukh4@gmail.com" w:date="2016-10-13T22:59:00Z">
          <w:r w:rsidR="00DA7120" w:rsidDel="00855CD5">
            <w:rPr>
              <w:rFonts w:ascii="Times New Roman" w:eastAsia="Times New Roman" w:hAnsi="Times New Roman" w:cs="Times New Roman"/>
            </w:rPr>
            <w:delText>these</w:delText>
          </w:r>
        </w:del>
        <w:r w:rsidR="00DA7120">
          <w:rPr>
            <w:rFonts w:ascii="Times New Roman" w:eastAsia="Times New Roman" w:hAnsi="Times New Roman" w:cs="Times New Roman"/>
          </w:rPr>
          <w:t xml:space="preserve"> parameters in </w:t>
        </w:r>
      </w:ins>
      <w:ins w:id="94" w:author="Shreyas" w:date="2016-10-06T18:25:00Z">
        <w:r w:rsidR="00DA7120">
          <w:rPr>
            <w:rFonts w:ascii="Times New Roman" w:eastAsia="Times New Roman" w:hAnsi="Times New Roman" w:cs="Times New Roman"/>
          </w:rPr>
          <w:t>the excel file ‘’</w:t>
        </w:r>
      </w:ins>
      <w:del w:id="95" w:author="Shreyas" w:date="2016-10-06T18:24:00Z">
        <w:r w:rsidRPr="00502554" w:rsidDel="00DA7120">
          <w:rPr>
            <w:rFonts w:ascii="Times New Roman" w:eastAsia="Times New Roman" w:hAnsi="Times New Roman" w:cs="Times New Roman"/>
          </w:rPr>
          <w:delText xml:space="preserve"> table (The table is from Tab ‘3-link’ in the Excel file you just imported: “internal_release\importing_sample_data_sets\Excel_files\</w:delText>
        </w:r>
      </w:del>
      <w:r w:rsidRPr="00502554">
        <w:rPr>
          <w:rFonts w:ascii="Times New Roman" w:eastAsia="Times New Roman" w:hAnsi="Times New Roman" w:cs="Times New Roman"/>
        </w:rPr>
        <w:t>Braess_Network.xls”</w:t>
      </w:r>
      <w:ins w:id="96" w:author="Shreyas" w:date="2016-10-06T18:25:00Z">
        <w:r w:rsidR="00DA7120">
          <w:rPr>
            <w:rFonts w:ascii="Times New Roman" w:eastAsia="Times New Roman" w:hAnsi="Times New Roman" w:cs="Times New Roman"/>
          </w:rPr>
          <w:t xml:space="preserve"> in the </w:t>
        </w:r>
        <w:proofErr w:type="spellStart"/>
        <w:r w:rsidR="00DA7120">
          <w:rPr>
            <w:rFonts w:ascii="Times New Roman" w:eastAsia="Times New Roman" w:hAnsi="Times New Roman" w:cs="Times New Roman"/>
          </w:rPr>
          <w:t>Braess</w:t>
        </w:r>
        <w:proofErr w:type="spellEnd"/>
        <w:r w:rsidR="00DA7120">
          <w:rPr>
            <w:rFonts w:ascii="Times New Roman" w:eastAsia="Times New Roman" w:hAnsi="Times New Roman" w:cs="Times New Roman"/>
          </w:rPr>
          <w:t xml:space="preserve"> Network Data Set</w:t>
        </w:r>
      </w:ins>
      <w:del w:id="97" w:author="Admin" w:date="2016-10-06T18:08:00Z">
        <w:r w:rsidRPr="00502554" w:rsidDel="00E164F5">
          <w:rPr>
            <w:rFonts w:ascii="Times New Roman" w:eastAsia="Times New Roman" w:hAnsi="Times New Roman" w:cs="Times New Roman"/>
          </w:rPr>
          <w:delText xml:space="preserve"> </w:delText>
        </w:r>
      </w:del>
      <w:r w:rsidRPr="00502554">
        <w:rPr>
          <w:rFonts w:ascii="Times New Roman" w:eastAsia="Times New Roman" w:hAnsi="Times New Roman" w:cs="Times New Roman"/>
        </w:rPr>
        <w:t>. You can also view this data table by making sure the Link layer is active</w:t>
      </w:r>
      <w:ins w:id="98" w:author="Shreyas" w:date="2016-10-06T18:26:00Z">
        <w:r w:rsidR="00DA7120">
          <w:rPr>
            <w:rFonts w:ascii="Times New Roman" w:eastAsia="Times New Roman" w:hAnsi="Times New Roman" w:cs="Times New Roman"/>
          </w:rPr>
          <w:t xml:space="preserve"> in the GIS layer panel in </w:t>
        </w:r>
        <w:proofErr w:type="spellStart"/>
        <w:r w:rsidR="00DA7120">
          <w:rPr>
            <w:rFonts w:ascii="Times New Roman" w:eastAsia="Times New Roman" w:hAnsi="Times New Roman" w:cs="Times New Roman"/>
          </w:rPr>
          <w:t>NeXTA</w:t>
        </w:r>
      </w:ins>
      <w:proofErr w:type="spellEnd"/>
      <w:r w:rsidRPr="00502554">
        <w:rPr>
          <w:rFonts w:ascii="Times New Roman" w:eastAsia="Times New Roman" w:hAnsi="Times New Roman" w:cs="Times New Roman"/>
        </w:rPr>
        <w:t>, right-clicking and selecting 'View Link Data Table</w:t>
      </w:r>
      <w:ins w:id="99" w:author="Shreyas" w:date="2016-10-06T18:27:00Z">
        <w:r w:rsidR="00DA7120">
          <w:rPr>
            <w:rFonts w:ascii="Times New Roman" w:eastAsia="Times New Roman" w:hAnsi="Times New Roman" w:cs="Times New Roman"/>
          </w:rPr>
          <w:t>’</w:t>
        </w:r>
      </w:ins>
      <w:ins w:id="100" w:author="Shreyas" w:date="2016-10-06T18:26:00Z">
        <w:r w:rsidR="00DA7120">
          <w:rPr>
            <w:rFonts w:ascii="Times New Roman" w:eastAsia="Times New Roman" w:hAnsi="Times New Roman" w:cs="Times New Roman"/>
          </w:rPr>
          <w:t>.</w:t>
        </w:r>
      </w:ins>
      <w:del w:id="101" w:author="Shreyas" w:date="2016-10-06T18:26:00Z">
        <w:r w:rsidRPr="00502554" w:rsidDel="00DA7120">
          <w:rPr>
            <w:rFonts w:ascii="Times New Roman" w:hAnsi="Times New Roman" w:cs="Times New Roman"/>
            <w:color w:val="666666"/>
            <w:shd w:val="clear" w:color="auto" w:fill="EBEBEB"/>
          </w:rPr>
          <w:delText>'</w:delText>
        </w:r>
        <w:r w:rsidRPr="00502554" w:rsidDel="00DA7120">
          <w:rPr>
            <w:rFonts w:ascii="Times New Roman" w:eastAsia="Times New Roman" w:hAnsi="Times New Roman" w:cs="Times New Roman"/>
          </w:rPr>
          <w:delText>).</w:delText>
        </w:r>
      </w:del>
      <w:r w:rsidRPr="00502554">
        <w:rPr>
          <w:rFonts w:ascii="Times New Roman" w:eastAsia="Times New Roman" w:hAnsi="Times New Roman" w:cs="Times New Roman"/>
        </w:rPr>
        <w:t xml:space="preserve"> </w:t>
      </w:r>
    </w:p>
    <w:p w14:paraId="5C6C67C4"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7"/>
        <w:gridCol w:w="1428"/>
        <w:gridCol w:w="1379"/>
        <w:gridCol w:w="1360"/>
        <w:gridCol w:w="1245"/>
        <w:gridCol w:w="1390"/>
        <w:gridCol w:w="1327"/>
      </w:tblGrid>
      <w:tr w:rsidR="00EC54CA" w:rsidRPr="00502554" w14:paraId="2DFA8AC9" w14:textId="77777777" w:rsidTr="00E96BA4">
        <w:tc>
          <w:tcPr>
            <w:tcW w:w="1447" w:type="dxa"/>
            <w:tcMar>
              <w:left w:w="108" w:type="dxa"/>
              <w:right w:w="108" w:type="dxa"/>
            </w:tcMar>
          </w:tcPr>
          <w:p w14:paraId="45D5AD42"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3164AA2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Travel time function </w:t>
            </w:r>
          </w:p>
        </w:tc>
        <w:tc>
          <w:tcPr>
            <w:tcW w:w="1379" w:type="dxa"/>
            <w:tcMar>
              <w:left w:w="108" w:type="dxa"/>
              <w:right w:w="108" w:type="dxa"/>
            </w:tcMar>
          </w:tcPr>
          <w:p w14:paraId="7DE0403A"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 Length</w:t>
            </w:r>
          </w:p>
        </w:tc>
        <w:tc>
          <w:tcPr>
            <w:tcW w:w="1360" w:type="dxa"/>
            <w:tcMar>
              <w:left w:w="108" w:type="dxa"/>
              <w:right w:w="108" w:type="dxa"/>
            </w:tcMar>
          </w:tcPr>
          <w:p w14:paraId="1F0CFBC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Lane capacity </w:t>
            </w:r>
          </w:p>
        </w:tc>
        <w:tc>
          <w:tcPr>
            <w:tcW w:w="1245" w:type="dxa"/>
            <w:tcMar>
              <w:left w:w="108" w:type="dxa"/>
              <w:right w:w="108" w:type="dxa"/>
            </w:tcMar>
          </w:tcPr>
          <w:p w14:paraId="50234A1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of lanes</w:t>
            </w:r>
          </w:p>
        </w:tc>
        <w:tc>
          <w:tcPr>
            <w:tcW w:w="1390" w:type="dxa"/>
            <w:tcMar>
              <w:left w:w="108" w:type="dxa"/>
              <w:right w:w="108" w:type="dxa"/>
            </w:tcMar>
          </w:tcPr>
          <w:p w14:paraId="74DD7365"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BPR_alpha</w:t>
            </w:r>
            <w:proofErr w:type="spellEnd"/>
          </w:p>
        </w:tc>
        <w:tc>
          <w:tcPr>
            <w:tcW w:w="1327" w:type="dxa"/>
            <w:tcMar>
              <w:left w:w="108" w:type="dxa"/>
              <w:right w:w="108" w:type="dxa"/>
            </w:tcMar>
          </w:tcPr>
          <w:p w14:paraId="6EA0E83E"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BPR_beta</w:t>
            </w:r>
            <w:proofErr w:type="spellEnd"/>
          </w:p>
        </w:tc>
      </w:tr>
      <w:tr w:rsidR="00EC54CA" w:rsidRPr="00502554" w14:paraId="01B081C2" w14:textId="77777777" w:rsidTr="00E96BA4">
        <w:tc>
          <w:tcPr>
            <w:tcW w:w="1447" w:type="dxa"/>
            <w:tcMar>
              <w:left w:w="108" w:type="dxa"/>
              <w:right w:w="108" w:type="dxa"/>
            </w:tcMar>
          </w:tcPr>
          <w:p w14:paraId="7FAB090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Links a, b </w:t>
            </w:r>
          </w:p>
        </w:tc>
        <w:tc>
          <w:tcPr>
            <w:tcW w:w="1428" w:type="dxa"/>
            <w:tcMar>
              <w:left w:w="108" w:type="dxa"/>
              <w:right w:w="108" w:type="dxa"/>
            </w:tcMar>
          </w:tcPr>
          <w:p w14:paraId="5F861A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(v/100)</w:t>
            </w:r>
          </w:p>
        </w:tc>
        <w:tc>
          <w:tcPr>
            <w:tcW w:w="1379" w:type="dxa"/>
            <w:shd w:val="clear" w:color="auto" w:fill="FFFF00"/>
            <w:tcMar>
              <w:left w:w="108" w:type="dxa"/>
              <w:right w:w="108" w:type="dxa"/>
            </w:tcMar>
          </w:tcPr>
          <w:p w14:paraId="36AE9DA2"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0.</w:t>
            </w:r>
            <w:commentRangeStart w:id="102"/>
            <w:r w:rsidRPr="00FD7616">
              <w:rPr>
                <w:rFonts w:ascii="Times New Roman" w:eastAsia="Times New Roman" w:hAnsi="Times New Roman" w:cs="Times New Roman"/>
              </w:rPr>
              <w:t>01</w:t>
            </w:r>
            <w:commentRangeEnd w:id="102"/>
            <w:r w:rsidR="005672F2" w:rsidRPr="00FD7616">
              <w:rPr>
                <w:rStyle w:val="CommentReference"/>
              </w:rPr>
              <w:commentReference w:id="102"/>
            </w:r>
          </w:p>
        </w:tc>
        <w:tc>
          <w:tcPr>
            <w:tcW w:w="1360" w:type="dxa"/>
            <w:tcMar>
              <w:left w:w="108" w:type="dxa"/>
              <w:right w:w="108" w:type="dxa"/>
            </w:tcMar>
          </w:tcPr>
          <w:p w14:paraId="63E211A3" w14:textId="590DC6FD" w:rsidR="00EC54CA" w:rsidRPr="00502554" w:rsidRDefault="00EC54CA">
            <w:pPr>
              <w:spacing w:line="240" w:lineRule="auto"/>
              <w:rPr>
                <w:rFonts w:ascii="Times New Roman" w:hAnsi="Times New Roman" w:cs="Times New Roman"/>
              </w:rPr>
            </w:pPr>
            <w:commentRangeStart w:id="103"/>
            <w:del w:id="104" w:author="Admin" w:date="2016-10-06T18:05:00Z">
              <w:r w:rsidRPr="00502554" w:rsidDel="00E164F5">
                <w:rPr>
                  <w:rFonts w:ascii="Times New Roman" w:eastAsia="Times New Roman" w:hAnsi="Times New Roman" w:cs="Times New Roman"/>
                </w:rPr>
                <w:delText>100</w:delText>
              </w:r>
            </w:del>
            <w:ins w:id="105" w:author="Admin" w:date="2016-10-06T18:05:00Z">
              <w:r w:rsidR="00E164F5" w:rsidRPr="00502554">
                <w:rPr>
                  <w:rFonts w:ascii="Times New Roman" w:eastAsia="Times New Roman" w:hAnsi="Times New Roman" w:cs="Times New Roman"/>
                </w:rPr>
                <w:t>1</w:t>
              </w:r>
              <w:r w:rsidR="00E164F5">
                <w:rPr>
                  <w:rFonts w:ascii="Times New Roman" w:eastAsia="Times New Roman" w:hAnsi="Times New Roman" w:cs="Times New Roman"/>
                </w:rPr>
                <w:t>714</w:t>
              </w:r>
            </w:ins>
            <w:commentRangeEnd w:id="103"/>
            <w:r w:rsidR="005672F2">
              <w:rPr>
                <w:rStyle w:val="CommentReference"/>
              </w:rPr>
              <w:commentReference w:id="103"/>
            </w:r>
          </w:p>
        </w:tc>
        <w:tc>
          <w:tcPr>
            <w:tcW w:w="1245" w:type="dxa"/>
            <w:tcMar>
              <w:left w:w="108" w:type="dxa"/>
              <w:right w:w="108" w:type="dxa"/>
            </w:tcMar>
          </w:tcPr>
          <w:p w14:paraId="72CB867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w:t>
            </w:r>
          </w:p>
        </w:tc>
        <w:tc>
          <w:tcPr>
            <w:tcW w:w="1390" w:type="dxa"/>
            <w:shd w:val="clear" w:color="auto" w:fill="FFFF00"/>
            <w:tcMar>
              <w:left w:w="108" w:type="dxa"/>
              <w:right w:w="108" w:type="dxa"/>
            </w:tcMar>
          </w:tcPr>
          <w:p w14:paraId="04F32EF3"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100</w:t>
            </w:r>
          </w:p>
        </w:tc>
        <w:tc>
          <w:tcPr>
            <w:tcW w:w="1327" w:type="dxa"/>
            <w:shd w:val="clear" w:color="auto" w:fill="FFFF00"/>
            <w:tcMar>
              <w:left w:w="108" w:type="dxa"/>
              <w:right w:w="108" w:type="dxa"/>
            </w:tcMar>
          </w:tcPr>
          <w:p w14:paraId="005CC2F9" w14:textId="77777777" w:rsidR="00EC54CA" w:rsidRPr="004C45E6" w:rsidRDefault="00EC54CA" w:rsidP="00E96BA4">
            <w:pPr>
              <w:rPr>
                <w:rFonts w:ascii="Times New Roman" w:hAnsi="Times New Roman" w:cs="Times New Roman"/>
              </w:rPr>
            </w:pPr>
            <w:r w:rsidRPr="00AB6791">
              <w:rPr>
                <w:rFonts w:ascii="Times New Roman" w:eastAsia="Times New Roman" w:hAnsi="Times New Roman" w:cs="Times New Roman"/>
              </w:rPr>
              <w:t>1</w:t>
            </w:r>
          </w:p>
        </w:tc>
      </w:tr>
      <w:tr w:rsidR="00EC54CA" w:rsidRPr="00502554" w14:paraId="76B55A56" w14:textId="77777777" w:rsidTr="00E96BA4">
        <w:tc>
          <w:tcPr>
            <w:tcW w:w="1447" w:type="dxa"/>
            <w:tcMar>
              <w:left w:w="108" w:type="dxa"/>
              <w:right w:w="108" w:type="dxa"/>
            </w:tcMar>
          </w:tcPr>
          <w:p w14:paraId="6B6EA4E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Links c, d</w:t>
            </w:r>
          </w:p>
        </w:tc>
        <w:tc>
          <w:tcPr>
            <w:tcW w:w="1428" w:type="dxa"/>
            <w:tcMar>
              <w:left w:w="108" w:type="dxa"/>
              <w:right w:w="108" w:type="dxa"/>
            </w:tcMar>
          </w:tcPr>
          <w:p w14:paraId="0EB90754"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 min</w:t>
            </w:r>
          </w:p>
        </w:tc>
        <w:tc>
          <w:tcPr>
            <w:tcW w:w="1379" w:type="dxa"/>
            <w:tcMar>
              <w:left w:w="108" w:type="dxa"/>
              <w:right w:w="108" w:type="dxa"/>
            </w:tcMar>
          </w:tcPr>
          <w:p w14:paraId="6B5AD7D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w:t>
            </w:r>
          </w:p>
        </w:tc>
        <w:tc>
          <w:tcPr>
            <w:tcW w:w="1360" w:type="dxa"/>
            <w:tcMar>
              <w:left w:w="108" w:type="dxa"/>
              <w:right w:w="108" w:type="dxa"/>
            </w:tcMar>
          </w:tcPr>
          <w:p w14:paraId="1717210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1900</w:t>
            </w:r>
          </w:p>
        </w:tc>
        <w:tc>
          <w:tcPr>
            <w:tcW w:w="1245" w:type="dxa"/>
            <w:tcMar>
              <w:left w:w="108" w:type="dxa"/>
              <w:right w:w="108" w:type="dxa"/>
            </w:tcMar>
          </w:tcPr>
          <w:p w14:paraId="6D5B062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w:t>
            </w:r>
          </w:p>
        </w:tc>
        <w:tc>
          <w:tcPr>
            <w:tcW w:w="1390" w:type="dxa"/>
            <w:shd w:val="clear" w:color="auto" w:fill="FFFF00"/>
            <w:tcMar>
              <w:left w:w="108" w:type="dxa"/>
              <w:right w:w="108" w:type="dxa"/>
            </w:tcMar>
          </w:tcPr>
          <w:p w14:paraId="5807BC44" w14:textId="76E991B0" w:rsidR="00EC54CA" w:rsidRPr="00FD7616" w:rsidRDefault="00EC54CA" w:rsidP="00E96BA4">
            <w:pPr>
              <w:rPr>
                <w:rFonts w:ascii="Times New Roman" w:hAnsi="Times New Roman" w:cs="Times New Roman"/>
              </w:rPr>
            </w:pPr>
            <w:commentRangeStart w:id="106"/>
            <w:commentRangeStart w:id="107"/>
            <w:del w:id="108" w:author="Admin" w:date="2016-10-06T18:07:00Z">
              <w:r w:rsidRPr="00FD7616" w:rsidDel="00E164F5">
                <w:rPr>
                  <w:rFonts w:ascii="Times New Roman" w:eastAsia="Times New Roman" w:hAnsi="Times New Roman" w:cs="Times New Roman"/>
                </w:rPr>
                <w:delText>0</w:delText>
              </w:r>
              <w:commentRangeEnd w:id="106"/>
              <w:r w:rsidRPr="00FD7616" w:rsidDel="00E164F5">
                <w:rPr>
                  <w:rFonts w:ascii="Times New Roman" w:hAnsi="Times New Roman" w:cs="Times New Roman"/>
                </w:rPr>
                <w:commentReference w:id="106"/>
              </w:r>
            </w:del>
            <w:ins w:id="109" w:author="Admin" w:date="2016-10-06T18:07:00Z">
              <w:del w:id="110" w:author="Shreyas" w:date="2016-10-06T18:22:00Z">
                <w:r w:rsidR="00E164F5" w:rsidRPr="00FD7616" w:rsidDel="000507FE">
                  <w:rPr>
                    <w:rFonts w:ascii="Times New Roman" w:eastAsia="Times New Roman" w:hAnsi="Times New Roman" w:cs="Times New Roman"/>
                  </w:rPr>
                  <w:delText>150</w:delText>
                </w:r>
              </w:del>
              <w:r w:rsidR="00E164F5" w:rsidRPr="00FD7616">
                <w:rPr>
                  <w:rFonts w:ascii="Times New Roman" w:eastAsia="Times New Roman" w:hAnsi="Times New Roman" w:cs="Times New Roman"/>
                </w:rPr>
                <w:t>0</w:t>
              </w:r>
            </w:ins>
            <w:commentRangeEnd w:id="107"/>
            <w:r w:rsidR="000507FE" w:rsidRPr="00FD7616">
              <w:rPr>
                <w:rStyle w:val="CommentReference"/>
              </w:rPr>
              <w:commentReference w:id="107"/>
            </w:r>
          </w:p>
        </w:tc>
        <w:tc>
          <w:tcPr>
            <w:tcW w:w="1327" w:type="dxa"/>
            <w:shd w:val="clear" w:color="auto" w:fill="FFFF00"/>
            <w:tcMar>
              <w:left w:w="108" w:type="dxa"/>
              <w:right w:w="108" w:type="dxa"/>
            </w:tcMar>
          </w:tcPr>
          <w:p w14:paraId="3BCE5C3D" w14:textId="2947B47B" w:rsidR="00EC54CA" w:rsidRPr="00FD7616" w:rsidRDefault="00EC54CA" w:rsidP="00E96BA4">
            <w:pPr>
              <w:rPr>
                <w:rFonts w:ascii="Times New Roman" w:hAnsi="Times New Roman" w:cs="Times New Roman"/>
              </w:rPr>
            </w:pPr>
            <w:commentRangeStart w:id="111"/>
            <w:commentRangeStart w:id="112"/>
            <w:del w:id="113" w:author="Admin" w:date="2016-10-06T18:06:00Z">
              <w:r w:rsidRPr="00FD7616" w:rsidDel="00E164F5">
                <w:rPr>
                  <w:rFonts w:ascii="Times New Roman" w:eastAsia="Times New Roman" w:hAnsi="Times New Roman" w:cs="Times New Roman"/>
                </w:rPr>
                <w:delText>0</w:delText>
              </w:r>
              <w:commentRangeEnd w:id="111"/>
              <w:r w:rsidRPr="00FD7616" w:rsidDel="00E164F5">
                <w:rPr>
                  <w:rFonts w:ascii="Times New Roman" w:hAnsi="Times New Roman" w:cs="Times New Roman"/>
                </w:rPr>
                <w:commentReference w:id="111"/>
              </w:r>
            </w:del>
            <w:ins w:id="114" w:author="Admin" w:date="2016-10-06T18:06:00Z">
              <w:r w:rsidR="00E164F5" w:rsidRPr="00FD7616">
                <w:rPr>
                  <w:rFonts w:ascii="Times New Roman" w:eastAsia="Times New Roman" w:hAnsi="Times New Roman" w:cs="Times New Roman"/>
                </w:rPr>
                <w:t>1</w:t>
              </w:r>
            </w:ins>
            <w:commentRangeEnd w:id="112"/>
            <w:r w:rsidR="005672F2" w:rsidRPr="00FD7616">
              <w:rPr>
                <w:rStyle w:val="CommentReference"/>
              </w:rPr>
              <w:commentReference w:id="112"/>
            </w:r>
          </w:p>
        </w:tc>
      </w:tr>
    </w:tbl>
    <w:p w14:paraId="26578EB4" w14:textId="77777777" w:rsidR="00EC54CA" w:rsidRPr="00502554" w:rsidRDefault="00EC54CA" w:rsidP="00EC54CA">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56C1B81" w14:textId="77777777" w:rsidTr="00E96BA4">
        <w:tc>
          <w:tcPr>
            <w:tcW w:w="9360" w:type="dxa"/>
            <w:shd w:val="clear" w:color="auto" w:fill="EFEFEF"/>
            <w:tcMar>
              <w:top w:w="100" w:type="dxa"/>
              <w:left w:w="100" w:type="dxa"/>
              <w:bottom w:w="100" w:type="dxa"/>
              <w:right w:w="100" w:type="dxa"/>
            </w:tcMar>
          </w:tcPr>
          <w:p w14:paraId="080A53C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Question 1: </w:t>
            </w:r>
          </w:p>
          <w:p w14:paraId="0F3DB31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How do we specify the </w:t>
            </w:r>
            <m:oMath>
              <m:r>
                <m:rPr>
                  <m:sty m:val="p"/>
                </m:rPr>
                <w:rPr>
                  <w:rFonts w:ascii="Cambria Math" w:hAnsi="Cambria Math" w:cs="Times New Roman"/>
                </w:rPr>
                <m:t>α</m:t>
              </m:r>
            </m:oMath>
            <w:r w:rsidRPr="00502554">
              <w:rPr>
                <w:rFonts w:ascii="Times New Roman" w:eastAsia="Times New Roman" w:hAnsi="Times New Roman" w:cs="Times New Roman"/>
              </w:rPr>
              <w:t xml:space="preserve"> and </w:t>
            </w:r>
            <m:oMath>
              <m:r>
                <m:rPr>
                  <m:sty m:val="p"/>
                </m:rPr>
                <w:rPr>
                  <w:rFonts w:ascii="Cambria Math" w:hAnsi="Cambria Math" w:cs="Times New Roman"/>
                </w:rPr>
                <m:t>β</m:t>
              </m:r>
            </m:oMath>
            <w:r w:rsidRPr="00502554">
              <w:rPr>
                <w:rFonts w:ascii="Times New Roman" w:eastAsia="Times New Roman" w:hAnsi="Times New Roman" w:cs="Times New Roman"/>
              </w:rPr>
              <w:t xml:space="preserve"> for the links in Braess Network.  </w:t>
            </w:r>
          </w:p>
          <w:p w14:paraId="4D0C6E78" w14:textId="77777777" w:rsidR="00EC54CA" w:rsidRPr="00502554" w:rsidRDefault="00EC54CA" w:rsidP="00E96BA4">
            <w:pPr>
              <w:spacing w:line="240" w:lineRule="auto"/>
              <w:rPr>
                <w:rFonts w:ascii="Times New Roman" w:hAnsi="Times New Roman" w:cs="Times New Roman"/>
              </w:rPr>
            </w:pPr>
          </w:p>
          <w:p w14:paraId="70F6C7C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 = FFTT[1 + </w:t>
            </w:r>
            <m:oMath>
              <m:r>
                <m:rPr>
                  <m:sty m:val="p"/>
                </m:rPr>
                <w:rPr>
                  <w:rFonts w:ascii="Cambria Math" w:hAnsi="Cambria Math" w:cs="Times New Roman"/>
                </w:rPr>
                <m:t>α</m:t>
              </m:r>
              <m:sSup>
                <m:sSupPr>
                  <m:ctrlPr>
                    <w:rPr>
                      <w:rFonts w:ascii="Cambria Math" w:eastAsia="Times New Roman" w:hAnsi="Cambria Math" w:cs="Times New Roman"/>
                    </w:rPr>
                  </m:ctrlPr>
                </m:sSupPr>
                <m:e>
                  <m:r>
                    <m:rPr>
                      <m:sty m:val="p"/>
                    </m:rPr>
                    <w:rPr>
                      <w:rFonts w:ascii="Cambria Math" w:eastAsia="Times New Roman" w:hAnsi="Cambria Math" w:cs="Times New Roman"/>
                    </w:rPr>
                    <m:t>(v/c)</m:t>
                  </m:r>
                </m:e>
                <m:sup/>
              </m:sSup>
              <m:sSup>
                <m:sSupPr>
                  <m:ctrlPr>
                    <w:rPr>
                      <w:rFonts w:ascii="Cambria Math" w:hAnsi="Cambria Math" w:cs="Times New Roman"/>
                    </w:rPr>
                  </m:ctrlPr>
                </m:sSupPr>
                <m:e>
                  <m:r>
                    <m:rPr>
                      <m:sty m:val="p"/>
                    </m:rPr>
                    <w:rPr>
                      <w:rFonts w:ascii="Cambria Math" w:hAnsi="Cambria Math" w:cs="Times New Roman"/>
                    </w:rPr>
                    <m:t>β</m:t>
                  </m:r>
                </m:e>
                <m:sup/>
              </m:sSup>
            </m:oMath>
            <w:r w:rsidRPr="00502554">
              <w:rPr>
                <w:rFonts w:ascii="Times New Roman" w:eastAsia="Times New Roman" w:hAnsi="Times New Roman" w:cs="Times New Roman"/>
              </w:rPr>
              <w:t xml:space="preserve">] </w:t>
            </w:r>
          </w:p>
          <w:p w14:paraId="465A5955" w14:textId="77777777" w:rsidR="00EC54CA" w:rsidRPr="00502554" w:rsidRDefault="00EC54CA" w:rsidP="00E96BA4">
            <w:pPr>
              <w:spacing w:line="240" w:lineRule="auto"/>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038C8014" wp14:editId="401A203C">
                  <wp:extent cx="3246951" cy="835214"/>
                  <wp:effectExtent l="0" t="0" r="0" b="0"/>
                  <wp:docPr id="2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p>
          <w:p w14:paraId="1321F57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ab/>
            </w:r>
          </w:p>
          <w:p w14:paraId="18D272B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Answer: </w:t>
            </w:r>
          </w:p>
          <w:p w14:paraId="5C873E2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t=T/100 is re-expressed as t=v/100 --&gt; FFTT = 0.01; </w:t>
            </w:r>
            <m:oMath>
              <m:r>
                <m:rPr>
                  <m:sty m:val="p"/>
                </m:rPr>
                <w:rPr>
                  <w:rFonts w:ascii="Cambria Math" w:hAnsi="Cambria Math" w:cs="Times New Roman"/>
                </w:rPr>
                <m:t>α</m:t>
              </m:r>
            </m:oMath>
            <w:r w:rsidRPr="00502554">
              <w:rPr>
                <w:rFonts w:ascii="Times New Roman" w:eastAsia="Times New Roman" w:hAnsi="Times New Roman" w:cs="Times New Roman"/>
              </w:rPr>
              <w:t xml:space="preserve"> = 100; c = 100; </w:t>
            </w:r>
            <m:oMath>
              <m:r>
                <m:rPr>
                  <m:sty m:val="p"/>
                </m:rPr>
                <w:rPr>
                  <w:rFonts w:ascii="Cambria Math" w:hAnsi="Cambria Math" w:cs="Times New Roman"/>
                </w:rPr>
                <m:t>β</m:t>
              </m:r>
            </m:oMath>
            <w:r w:rsidRPr="00502554">
              <w:rPr>
                <w:rFonts w:ascii="Times New Roman" w:eastAsia="Times New Roman" w:hAnsi="Times New Roman" w:cs="Times New Roman"/>
              </w:rPr>
              <w:t>=1</w:t>
            </w:r>
          </w:p>
          <w:p w14:paraId="4B67508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so that the reconstructed function is 0.01*(1+100v/100) = 0.01+ v/100, which is close to v/100. </w:t>
            </w:r>
          </w:p>
          <w:p w14:paraId="558A25E3" w14:textId="77777777" w:rsidR="00EC54CA" w:rsidRPr="00502554" w:rsidRDefault="00EC54CA" w:rsidP="00E96BA4">
            <w:pPr>
              <w:spacing w:line="240" w:lineRule="auto"/>
              <w:rPr>
                <w:rFonts w:ascii="Times New Roman" w:hAnsi="Times New Roman" w:cs="Times New Roman"/>
              </w:rPr>
            </w:pPr>
          </w:p>
          <w:p w14:paraId="2FDC483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t=45 is re-expressed as t=45  --&gt; FFTT = 45; </w:t>
            </w:r>
            <m:oMath>
              <m:r>
                <m:rPr>
                  <m:sty m:val="p"/>
                </m:rPr>
                <w:rPr>
                  <w:rFonts w:ascii="Cambria Math" w:hAnsi="Cambria Math" w:cs="Times New Roman"/>
                </w:rPr>
                <m:t>α</m:t>
              </m:r>
            </m:oMath>
            <w:r w:rsidRPr="00502554">
              <w:rPr>
                <w:rFonts w:ascii="Times New Roman" w:eastAsia="Times New Roman" w:hAnsi="Times New Roman" w:cs="Times New Roman"/>
              </w:rPr>
              <w:t xml:space="preserve"> = 0; c = any value; </w:t>
            </w:r>
            <m:oMath>
              <m:r>
                <m:rPr>
                  <m:sty m:val="p"/>
                </m:rPr>
                <w:rPr>
                  <w:rFonts w:ascii="Cambria Math" w:hAnsi="Cambria Math" w:cs="Times New Roman"/>
                </w:rPr>
                <m:t>β</m:t>
              </m:r>
            </m:oMath>
            <w:r w:rsidRPr="00502554">
              <w:rPr>
                <w:rFonts w:ascii="Times New Roman" w:eastAsia="Times New Roman" w:hAnsi="Times New Roman" w:cs="Times New Roman"/>
              </w:rPr>
              <w:t>=0</w:t>
            </w:r>
          </w:p>
          <w:p w14:paraId="30CA214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A-&gt;B --&gt; FFTT = 0; </w:t>
            </w:r>
            <m:oMath>
              <m:r>
                <m:rPr>
                  <m:sty m:val="p"/>
                </m:rPr>
                <w:rPr>
                  <w:rFonts w:ascii="Cambria Math" w:hAnsi="Cambria Math" w:cs="Times New Roman"/>
                </w:rPr>
                <m:t>α</m:t>
              </m:r>
            </m:oMath>
            <w:r w:rsidRPr="00502554">
              <w:rPr>
                <w:rFonts w:ascii="Times New Roman" w:eastAsia="Times New Roman" w:hAnsi="Times New Roman" w:cs="Times New Roman"/>
              </w:rPr>
              <w:t xml:space="preserve"> = any value; c = any value; </w:t>
            </w:r>
            <m:oMath>
              <m:r>
                <m:rPr>
                  <m:sty m:val="p"/>
                </m:rPr>
                <w:rPr>
                  <w:rFonts w:ascii="Cambria Math" w:hAnsi="Cambria Math" w:cs="Times New Roman"/>
                </w:rPr>
                <m:t>β</m:t>
              </m:r>
            </m:oMath>
            <w:r w:rsidRPr="00502554">
              <w:rPr>
                <w:rFonts w:ascii="Times New Roman" w:eastAsia="Times New Roman" w:hAnsi="Times New Roman" w:cs="Times New Roman"/>
              </w:rPr>
              <w:t>= any value</w:t>
            </w:r>
          </w:p>
        </w:tc>
      </w:tr>
    </w:tbl>
    <w:p w14:paraId="2F67F4DD" w14:textId="77777777" w:rsidR="00EC54CA" w:rsidRPr="00502554" w:rsidRDefault="00EC54CA" w:rsidP="00EC54CA">
      <w:pPr>
        <w:rPr>
          <w:rFonts w:ascii="Times New Roman" w:hAnsi="Times New Roman" w:cs="Times New Roman"/>
        </w:rPr>
      </w:pPr>
    </w:p>
    <w:p w14:paraId="42298353" w14:textId="650E5DB2"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w:t>
      </w:r>
      <w:ins w:id="115" w:author="Shreyas" w:date="2016-10-06T18:17:00Z">
        <w:r w:rsidR="0042121A">
          <w:rPr>
            <w:rFonts w:ascii="Times New Roman" w:eastAsia="Times New Roman" w:hAnsi="Times New Roman" w:cs="Times New Roman"/>
          </w:rPr>
          <w:t>te</w:t>
        </w:r>
      </w:ins>
      <w:del w:id="116" w:author="Shreyas" w:date="2016-10-06T18:17:00Z">
        <w:r w:rsidRPr="00502554" w:rsidDel="0042121A">
          <w:rPr>
            <w:rFonts w:ascii="Times New Roman" w:eastAsia="Times New Roman" w:hAnsi="Times New Roman" w:cs="Times New Roman"/>
          </w:rPr>
          <w:delText>et</w:delText>
        </w:r>
      </w:del>
      <w:r w:rsidRPr="00502554">
        <w:rPr>
          <w:rFonts w:ascii="Times New Roman" w:eastAsia="Times New Roman" w:hAnsi="Times New Roman" w:cs="Times New Roman"/>
        </w:rPr>
        <w:t xml:space="preserve">p 2: Select a traffic flow model and Traffic Assignment Method. </w:t>
      </w:r>
    </w:p>
    <w:p w14:paraId="4D9FD41A" w14:textId="473754DC" w:rsidR="00EC54CA" w:rsidRDefault="00EC54CA">
      <w:pPr>
        <w:rPr>
          <w:ins w:id="117" w:author="Shreyas" w:date="2016-10-06T18:31:00Z"/>
          <w:rFonts w:ascii="Times New Roman" w:eastAsia="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lang w:eastAsia="en-US"/>
        </w:rPr>
        <w:drawing>
          <wp:inline distT="19050" distB="19050" distL="19050" distR="19050" wp14:anchorId="455374A4" wp14:editId="2DAE7F10">
            <wp:extent cx="323850" cy="238125"/>
            <wp:effectExtent l="0" t="0" r="0" b="0"/>
            <wp:docPr id="2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323850" cy="238125"/>
                    </a:xfrm>
                    <a:prstGeom prst="rect">
                      <a:avLst/>
                    </a:prstGeom>
                    <a:ln/>
                  </pic:spPr>
                </pic:pic>
              </a:graphicData>
            </a:graphic>
          </wp:inline>
        </w:drawing>
      </w:r>
      <w:r w:rsidRPr="00502554">
        <w:rPr>
          <w:rFonts w:ascii="Times New Roman" w:eastAsia="Times New Roman" w:hAnsi="Times New Roman" w:cs="Times New Roman"/>
        </w:rPr>
        <w:t xml:space="preserve">, then a dialog box named “Review Simulation/Assignment Settings” appears. Choose the option </w:t>
      </w:r>
      <w:ins w:id="118" w:author="Shreyas" w:date="2016-10-06T18:30:00Z">
        <w:r w:rsidR="00DA7120">
          <w:rPr>
            <w:rFonts w:ascii="Times New Roman" w:eastAsia="Times New Roman" w:hAnsi="Times New Roman" w:cs="Times New Roman"/>
          </w:rPr>
          <w:t>‘</w:t>
        </w:r>
      </w:ins>
      <w:del w:id="119" w:author="Shreyas" w:date="2016-10-06T18:30:00Z">
        <w:r w:rsidRPr="00502554" w:rsidDel="00DA7120">
          <w:rPr>
            <w:rFonts w:ascii="Times New Roman" w:eastAsia="Times New Roman" w:hAnsi="Times New Roman" w:cs="Times New Roman"/>
          </w:rPr>
          <w:delText>“BPR Function” under the tab “Traffic Flow Model” and “Method of Successive Average” under the tab “Traffic Assignment Method” respectively.</w:delText>
        </w:r>
      </w:del>
      <w:ins w:id="120" w:author="Shreyas" w:date="2016-10-06T18:30:00Z">
        <w:r w:rsidR="00DA7120">
          <w:rPr>
            <w:rFonts w:ascii="Times New Roman" w:eastAsia="Times New Roman" w:hAnsi="Times New Roman" w:cs="Times New Roman"/>
          </w:rPr>
          <w:t>Point Queue Model’ and 20 iterations.</w:t>
        </w:r>
      </w:ins>
    </w:p>
    <w:p w14:paraId="30BF6845" w14:textId="77777777" w:rsidR="00DA7120" w:rsidRPr="00502554" w:rsidRDefault="00DA7120">
      <w:pPr>
        <w:rPr>
          <w:rFonts w:ascii="Times New Roman" w:hAnsi="Times New Roman" w:cs="Times New Roman"/>
        </w:rPr>
      </w:pPr>
    </w:p>
    <w:p w14:paraId="0798D831" w14:textId="371B7350" w:rsidR="00EC54CA" w:rsidRPr="00502554" w:rsidRDefault="00EC54CA" w:rsidP="00EC54CA">
      <w:pPr>
        <w:jc w:val="center"/>
        <w:rPr>
          <w:rFonts w:ascii="Times New Roman" w:hAnsi="Times New Roman" w:cs="Times New Roman"/>
        </w:rPr>
      </w:pPr>
      <w:del w:id="121" w:author="Shreyas" w:date="2016-10-06T18:31:00Z">
        <w:r w:rsidRPr="00502554" w:rsidDel="00DA7120">
          <w:rPr>
            <w:rFonts w:ascii="Times New Roman" w:hAnsi="Times New Roman" w:cs="Times New Roman"/>
            <w:noProof/>
            <w:lang w:eastAsia="en-US"/>
          </w:rPr>
          <w:lastRenderedPageBreak/>
          <w:drawing>
            <wp:inline distT="19050" distB="19050" distL="19050" distR="19050" wp14:anchorId="1A4D473B" wp14:editId="550AD26C">
              <wp:extent cx="4179227" cy="2460225"/>
              <wp:effectExtent l="0" t="0" r="0" b="0"/>
              <wp:docPr id="28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5"/>
                      <a:srcRect/>
                      <a:stretch>
                        <a:fillRect/>
                      </a:stretch>
                    </pic:blipFill>
                    <pic:spPr>
                      <a:xfrm>
                        <a:off x="0" y="0"/>
                        <a:ext cx="4179227" cy="2460225"/>
                      </a:xfrm>
                      <a:prstGeom prst="rect">
                        <a:avLst/>
                      </a:prstGeom>
                      <a:ln/>
                    </pic:spPr>
                  </pic:pic>
                </a:graphicData>
              </a:graphic>
            </wp:inline>
          </w:drawing>
        </w:r>
      </w:del>
      <w:ins w:id="122" w:author="Shreyas" w:date="2016-10-06T18:31:00Z">
        <w:r w:rsidR="00DA7120">
          <w:rPr>
            <w:rFonts w:ascii="Times New Roman" w:hAnsi="Times New Roman" w:cs="Times New Roman"/>
            <w:noProof/>
            <w:lang w:eastAsia="en-US"/>
          </w:rPr>
          <w:drawing>
            <wp:inline distT="0" distB="0" distL="0" distR="0" wp14:anchorId="33239835" wp14:editId="1593191E">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ins>
    </w:p>
    <w:p w14:paraId="2F1A940A" w14:textId="77777777" w:rsidR="00DA7120" w:rsidRDefault="00DA7120" w:rsidP="00EC54CA">
      <w:pPr>
        <w:rPr>
          <w:ins w:id="123" w:author="Shreyas" w:date="2016-10-06T18:31:00Z"/>
          <w:rFonts w:ascii="Times New Roman" w:eastAsia="Times New Roman" w:hAnsi="Times New Roman" w:cs="Times New Roman"/>
        </w:rPr>
      </w:pPr>
    </w:p>
    <w:p w14:paraId="0DAA951D" w14:textId="4744A27E"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click “OK” to start simulation.</w:t>
      </w:r>
    </w:p>
    <w:p w14:paraId="64272DAF" w14:textId="303452AE" w:rsidR="00EC54CA" w:rsidRPr="00502554" w:rsidRDefault="00EC54CA" w:rsidP="00EC54CA">
      <w:pPr>
        <w:jc w:val="center"/>
        <w:rPr>
          <w:rFonts w:ascii="Times New Roman" w:hAnsi="Times New Roman" w:cs="Times New Roman"/>
        </w:rPr>
      </w:pPr>
      <w:commentRangeStart w:id="124"/>
      <w:del w:id="125" w:author="shreyasdeshmukh4@gmail.com" w:date="2016-10-13T23:01:00Z">
        <w:r w:rsidRPr="00502554" w:rsidDel="00855CD5">
          <w:rPr>
            <w:rFonts w:ascii="Times New Roman" w:hAnsi="Times New Roman" w:cs="Times New Roman"/>
            <w:noProof/>
            <w:lang w:eastAsia="en-US"/>
          </w:rPr>
          <w:drawing>
            <wp:inline distT="19050" distB="19050" distL="19050" distR="19050" wp14:anchorId="5359E903" wp14:editId="7E27E279">
              <wp:extent cx="4526767" cy="2567211"/>
              <wp:effectExtent l="0" t="0" r="0" b="0"/>
              <wp:docPr id="28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7"/>
                      <a:srcRect/>
                      <a:stretch>
                        <a:fillRect/>
                      </a:stretch>
                    </pic:blipFill>
                    <pic:spPr>
                      <a:xfrm>
                        <a:off x="0" y="0"/>
                        <a:ext cx="4526767" cy="2567211"/>
                      </a:xfrm>
                      <a:prstGeom prst="rect">
                        <a:avLst/>
                      </a:prstGeom>
                      <a:ln/>
                    </pic:spPr>
                  </pic:pic>
                </a:graphicData>
              </a:graphic>
            </wp:inline>
          </w:drawing>
        </w:r>
      </w:del>
      <w:commentRangeEnd w:id="124"/>
      <w:r w:rsidR="00515D6B">
        <w:rPr>
          <w:rStyle w:val="CommentReference"/>
        </w:rPr>
        <w:lastRenderedPageBreak/>
        <w:commentReference w:id="124"/>
      </w:r>
      <w:ins w:id="126" w:author="shreyasdeshmukh4@gmail.com" w:date="2016-10-13T23:01:00Z">
        <w:r w:rsidR="00855CD5">
          <w:rPr>
            <w:rFonts w:ascii="Times New Roman" w:hAnsi="Times New Roman" w:cs="Times New Roman"/>
            <w:noProof/>
            <w:lang w:eastAsia="en-US"/>
          </w:rPr>
          <w:drawing>
            <wp:inline distT="0" distB="0" distL="0" distR="0" wp14:anchorId="6254A37E" wp14:editId="0FC031EF">
              <wp:extent cx="594360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ins>
    </w:p>
    <w:p w14:paraId="4E107C9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Review summary statistics. </w:t>
      </w:r>
    </w:p>
    <w:p w14:paraId="6988D43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When the simulation ends, an information dialog appears, allowing users to view essential simulation statistics.</w:t>
      </w:r>
    </w:p>
    <w:p w14:paraId="4143467C" w14:textId="02B2FA19" w:rsidR="00EC54CA" w:rsidRDefault="00EC54CA" w:rsidP="00EC54CA">
      <w:pPr>
        <w:jc w:val="center"/>
        <w:rPr>
          <w:ins w:id="127" w:author="shreyasdeshmukh4@gmail.com" w:date="2016-10-13T23:02:00Z"/>
          <w:rFonts w:ascii="Times New Roman" w:hAnsi="Times New Roman" w:cs="Times New Roman"/>
        </w:rPr>
      </w:pPr>
      <w:del w:id="128" w:author="shreyasdeshmukh4@gmail.com" w:date="2016-10-13T23:02:00Z">
        <w:r w:rsidRPr="00502554" w:rsidDel="00855CD5">
          <w:rPr>
            <w:rFonts w:ascii="Times New Roman" w:hAnsi="Times New Roman" w:cs="Times New Roman"/>
            <w:noProof/>
            <w:lang w:eastAsia="en-US"/>
          </w:rPr>
          <w:drawing>
            <wp:inline distT="19050" distB="19050" distL="19050" distR="19050" wp14:anchorId="129F20FD" wp14:editId="03CDA155">
              <wp:extent cx="3424461" cy="1250060"/>
              <wp:effectExtent l="0" t="0" r="0" b="0"/>
              <wp:docPr id="29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9"/>
                      <a:srcRect/>
                      <a:stretch>
                        <a:fillRect/>
                      </a:stretch>
                    </pic:blipFill>
                    <pic:spPr>
                      <a:xfrm>
                        <a:off x="0" y="0"/>
                        <a:ext cx="3424461" cy="1250060"/>
                      </a:xfrm>
                      <a:prstGeom prst="rect">
                        <a:avLst/>
                      </a:prstGeom>
                      <a:ln/>
                    </pic:spPr>
                  </pic:pic>
                </a:graphicData>
              </a:graphic>
            </wp:inline>
          </w:drawing>
        </w:r>
      </w:del>
    </w:p>
    <w:p w14:paraId="273137BF" w14:textId="0483F0C8" w:rsidR="00855CD5" w:rsidRPr="00502554" w:rsidRDefault="00855CD5" w:rsidP="00EC54CA">
      <w:pPr>
        <w:jc w:val="center"/>
        <w:rPr>
          <w:rFonts w:ascii="Times New Roman" w:hAnsi="Times New Roman" w:cs="Times New Roman"/>
        </w:rPr>
      </w:pPr>
      <w:ins w:id="129" w:author="shreyasdeshmukh4@gmail.com" w:date="2016-10-13T23:02:00Z">
        <w:r>
          <w:rPr>
            <w:rFonts w:ascii="Times New Roman" w:hAnsi="Times New Roman" w:cs="Times New Roman"/>
            <w:noProof/>
            <w:lang w:eastAsia="en-US"/>
          </w:rPr>
          <w:drawing>
            <wp:inline distT="0" distB="0" distL="0" distR="0" wp14:anchorId="54B8EEA3" wp14:editId="206B7A5A">
              <wp:extent cx="4344006" cy="183858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44006" cy="1838582"/>
                      </a:xfrm>
                      <a:prstGeom prst="rect">
                        <a:avLst/>
                      </a:prstGeom>
                    </pic:spPr>
                  </pic:pic>
                </a:graphicData>
              </a:graphic>
            </wp:inline>
          </w:drawing>
        </w:r>
      </w:ins>
    </w:p>
    <w:p w14:paraId="4CF3D578" w14:textId="77777777" w:rsidR="00EC54CA" w:rsidRPr="00502554" w:rsidRDefault="00EC54CA" w:rsidP="00EC54CA">
      <w:pPr>
        <w:rPr>
          <w:rFonts w:ascii="Times New Roman" w:hAnsi="Times New Roman" w:cs="Times New Roman"/>
        </w:rPr>
      </w:pPr>
    </w:p>
    <w:p w14:paraId="41512E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After clicking the option “Yes”, the user can see the output_summary.csv file opened in Excel, which shows detailed information about the simulation results.</w:t>
      </w:r>
    </w:p>
    <w:p w14:paraId="62829EED" w14:textId="48289234" w:rsidR="00EC54CA" w:rsidRPr="00502554" w:rsidRDefault="00EC54CA" w:rsidP="00EC54CA">
      <w:pPr>
        <w:jc w:val="center"/>
        <w:rPr>
          <w:rFonts w:ascii="Times New Roman" w:hAnsi="Times New Roman" w:cs="Times New Roman"/>
        </w:rPr>
      </w:pPr>
      <w:del w:id="130" w:author="shreyasdeshmukh4@gmail.com" w:date="2016-10-13T23:03:00Z">
        <w:r w:rsidRPr="00502554" w:rsidDel="00855CD5">
          <w:rPr>
            <w:rFonts w:ascii="Times New Roman" w:hAnsi="Times New Roman" w:cs="Times New Roman"/>
            <w:noProof/>
            <w:lang w:eastAsia="en-US"/>
          </w:rPr>
          <w:lastRenderedPageBreak/>
          <w:drawing>
            <wp:inline distT="19050" distB="19050" distL="19050" distR="19050" wp14:anchorId="7AA1A205" wp14:editId="29EF4660">
              <wp:extent cx="4419600" cy="2486025"/>
              <wp:effectExtent l="0" t="0" r="0" b="0"/>
              <wp:docPr id="5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1"/>
                      <a:srcRect/>
                      <a:stretch>
                        <a:fillRect/>
                      </a:stretch>
                    </pic:blipFill>
                    <pic:spPr>
                      <a:xfrm>
                        <a:off x="0" y="0"/>
                        <a:ext cx="4419600" cy="2486025"/>
                      </a:xfrm>
                      <a:prstGeom prst="rect">
                        <a:avLst/>
                      </a:prstGeom>
                      <a:ln/>
                    </pic:spPr>
                  </pic:pic>
                </a:graphicData>
              </a:graphic>
            </wp:inline>
          </w:drawing>
        </w:r>
      </w:del>
      <w:ins w:id="131" w:author="shreyasdeshmukh4@gmail.com" w:date="2016-10-13T23:03:00Z">
        <w:r w:rsidR="00855CD5">
          <w:rPr>
            <w:rFonts w:ascii="Times New Roman" w:hAnsi="Times New Roman" w:cs="Times New Roman"/>
            <w:noProof/>
            <w:lang w:eastAsia="en-US"/>
          </w:rPr>
          <w:drawing>
            <wp:inline distT="0" distB="0" distL="0" distR="0" wp14:anchorId="577D9DDF" wp14:editId="08BFE858">
              <wp:extent cx="5943600"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ins>
    </w:p>
    <w:p w14:paraId="4817DFF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close the output_summary.csv file.</w:t>
      </w:r>
    </w:p>
    <w:p w14:paraId="56F7AF7E" w14:textId="77777777" w:rsidR="00EC54CA" w:rsidRPr="00CC6A7B" w:rsidRDefault="00EC54CA" w:rsidP="00EC54CA">
      <w:pPr>
        <w:rPr>
          <w:rFonts w:ascii="Times New Roman" w:hAnsi="Times New Roman" w:cs="Times New Roman"/>
          <w:highlight w:val="yellow"/>
          <w:rPrChange w:id="132"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33" w:author="shreyasdeshmukh4@gmail.com" w:date="2016-10-13T23:15:00Z">
            <w:rPr>
              <w:rFonts w:ascii="Times New Roman" w:eastAsia="Times New Roman" w:hAnsi="Times New Roman" w:cs="Times New Roman"/>
            </w:rPr>
          </w:rPrChange>
        </w:rPr>
        <w:t xml:space="preserve">Step 4: Display the link volume. </w:t>
      </w:r>
    </w:p>
    <w:p w14:paraId="7714476B" w14:textId="77777777" w:rsidR="00EC54CA" w:rsidRPr="00CC6A7B" w:rsidRDefault="00EC54CA" w:rsidP="00EC54CA">
      <w:pPr>
        <w:rPr>
          <w:rFonts w:ascii="Times New Roman" w:hAnsi="Times New Roman" w:cs="Times New Roman"/>
          <w:highlight w:val="yellow"/>
          <w:rPrChange w:id="134"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35" w:author="shreyasdeshmukh4@gmail.com" w:date="2016-10-13T23:15:00Z">
            <w:rPr>
              <w:rFonts w:ascii="Times New Roman" w:eastAsia="Times New Roman" w:hAnsi="Times New Roman" w:cs="Times New Roman"/>
            </w:rPr>
          </w:rPrChange>
        </w:rPr>
        <w:t xml:space="preserve">This step is to visualize important link attributes and simulation results on the map. First, click </w:t>
      </w:r>
      <w:r w:rsidRPr="00CC6A7B">
        <w:rPr>
          <w:rFonts w:ascii="Times New Roman" w:hAnsi="Times New Roman" w:cs="Times New Roman"/>
          <w:noProof/>
          <w:highlight w:val="yellow"/>
          <w:lang w:eastAsia="en-US"/>
          <w:rPrChange w:id="136" w:author="shreyasdeshmukh4@gmail.com" w:date="2016-10-13T23:15:00Z">
            <w:rPr>
              <w:rFonts w:ascii="Times New Roman" w:hAnsi="Times New Roman" w:cs="Times New Roman"/>
              <w:noProof/>
              <w:lang w:eastAsia="en-US"/>
            </w:rPr>
          </w:rPrChange>
        </w:rPr>
        <w:drawing>
          <wp:inline distT="19050" distB="19050" distL="19050" distR="19050" wp14:anchorId="74340D64" wp14:editId="0BF29BFC">
            <wp:extent cx="19050" cy="19050"/>
            <wp:effectExtent l="0" t="0" r="0" b="0"/>
            <wp:docPr id="2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3"/>
                    <a:srcRect/>
                    <a:stretch>
                      <a:fillRect/>
                    </a:stretch>
                  </pic:blipFill>
                  <pic:spPr>
                    <a:xfrm>
                      <a:off x="0" y="0"/>
                      <a:ext cx="19050" cy="19050"/>
                    </a:xfrm>
                    <a:prstGeom prst="rect">
                      <a:avLst/>
                    </a:prstGeom>
                    <a:ln/>
                  </pic:spPr>
                </pic:pic>
              </a:graphicData>
            </a:graphic>
          </wp:inline>
        </w:drawing>
      </w:r>
      <w:r w:rsidRPr="00CC6A7B">
        <w:rPr>
          <w:rFonts w:ascii="Times New Roman" w:hAnsi="Times New Roman" w:cs="Times New Roman"/>
          <w:noProof/>
          <w:highlight w:val="yellow"/>
          <w:lang w:eastAsia="en-US"/>
          <w:rPrChange w:id="137" w:author="shreyasdeshmukh4@gmail.com" w:date="2016-10-13T23:15:00Z">
            <w:rPr>
              <w:rFonts w:ascii="Times New Roman" w:hAnsi="Times New Roman" w:cs="Times New Roman"/>
              <w:noProof/>
              <w:lang w:eastAsia="en-US"/>
            </w:rPr>
          </w:rPrChange>
        </w:rPr>
        <w:drawing>
          <wp:inline distT="19050" distB="19050" distL="19050" distR="19050" wp14:anchorId="7556C053" wp14:editId="1C1D2FAF">
            <wp:extent cx="19050" cy="19050"/>
            <wp:effectExtent l="0" t="0" r="0" b="0"/>
            <wp:docPr id="2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3"/>
                    <a:srcRect/>
                    <a:stretch>
                      <a:fillRect/>
                    </a:stretch>
                  </pic:blipFill>
                  <pic:spPr>
                    <a:xfrm>
                      <a:off x="0" y="0"/>
                      <a:ext cx="19050" cy="19050"/>
                    </a:xfrm>
                    <a:prstGeom prst="rect">
                      <a:avLst/>
                    </a:prstGeom>
                    <a:ln/>
                  </pic:spPr>
                </pic:pic>
              </a:graphicData>
            </a:graphic>
          </wp:inline>
        </w:drawing>
      </w:r>
      <w:r w:rsidRPr="00CC6A7B">
        <w:rPr>
          <w:rFonts w:ascii="Times New Roman" w:hAnsi="Times New Roman" w:cs="Times New Roman"/>
          <w:noProof/>
          <w:highlight w:val="yellow"/>
          <w:lang w:eastAsia="en-US"/>
          <w:rPrChange w:id="138" w:author="shreyasdeshmukh4@gmail.com" w:date="2016-10-13T23:15:00Z">
            <w:rPr>
              <w:rFonts w:ascii="Times New Roman" w:hAnsi="Times New Roman" w:cs="Times New Roman"/>
              <w:noProof/>
              <w:lang w:eastAsia="en-US"/>
            </w:rPr>
          </w:rPrChange>
        </w:rPr>
        <w:drawing>
          <wp:inline distT="19050" distB="19050" distL="19050" distR="19050" wp14:anchorId="26BB060C" wp14:editId="6FE3BA0C">
            <wp:extent cx="514350" cy="219075"/>
            <wp:effectExtent l="0" t="0" r="0" b="0"/>
            <wp:docPr id="2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4"/>
                    <a:srcRect/>
                    <a:stretch>
                      <a:fillRect/>
                    </a:stretch>
                  </pic:blipFill>
                  <pic:spPr>
                    <a:xfrm>
                      <a:off x="0" y="0"/>
                      <a:ext cx="514350" cy="219075"/>
                    </a:xfrm>
                    <a:prstGeom prst="rect">
                      <a:avLst/>
                    </a:prstGeom>
                    <a:ln/>
                  </pic:spPr>
                </pic:pic>
              </a:graphicData>
            </a:graphic>
          </wp:inline>
        </w:drawing>
      </w:r>
      <w:r w:rsidRPr="00CC6A7B">
        <w:rPr>
          <w:rFonts w:ascii="Times New Roman" w:eastAsia="Times New Roman" w:hAnsi="Times New Roman" w:cs="Times New Roman"/>
          <w:highlight w:val="yellow"/>
          <w:rPrChange w:id="139" w:author="shreyasdeshmukh4@gmail.com" w:date="2016-10-13T23:15:00Z">
            <w:rPr>
              <w:rFonts w:ascii="Times New Roman" w:eastAsia="Times New Roman" w:hAnsi="Times New Roman" w:cs="Times New Roman"/>
            </w:rPr>
          </w:rPrChange>
        </w:rPr>
        <w:t xml:space="preserve"> (the button to the extreme left in NEXTA), which opens up a dialog box titled “Display Configuration”.</w:t>
      </w:r>
    </w:p>
    <w:p w14:paraId="6004BB1F" w14:textId="77777777" w:rsidR="00EC54CA" w:rsidRPr="00CC6A7B" w:rsidRDefault="00EC54CA" w:rsidP="00EC54CA">
      <w:pPr>
        <w:rPr>
          <w:rFonts w:ascii="Times New Roman" w:hAnsi="Times New Roman" w:cs="Times New Roman"/>
          <w:highlight w:val="yellow"/>
          <w:rPrChange w:id="140"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41" w:author="shreyasdeshmukh4@gmail.com" w:date="2016-10-13T23:15:00Z">
            <w:rPr>
              <w:rFonts w:ascii="Times New Roman" w:eastAsia="Times New Roman" w:hAnsi="Times New Roman" w:cs="Times New Roman"/>
            </w:rPr>
          </w:rPrChange>
        </w:rPr>
        <w:t xml:space="preserve">Selecting the Link Text Label to be displayed: For example, the users want “Total Link Volume” to be displayed on the map.  Under the tab “Link Text Label”, </w:t>
      </w:r>
      <w:del w:id="142" w:author="shreyasdeshmukh4@gmail.com" w:date="2016-10-13T23:04:00Z">
        <w:r w:rsidRPr="00CC6A7B" w:rsidDel="00855CD5">
          <w:rPr>
            <w:rFonts w:ascii="Times New Roman" w:eastAsia="Times New Roman" w:hAnsi="Times New Roman" w:cs="Times New Roman"/>
            <w:highlight w:val="yellow"/>
            <w:rPrChange w:id="143" w:author="shreyasdeshmukh4@gmail.com" w:date="2016-10-13T23:15:00Z">
              <w:rPr>
                <w:rFonts w:ascii="Times New Roman" w:eastAsia="Times New Roman" w:hAnsi="Times New Roman" w:cs="Times New Roman"/>
              </w:rPr>
            </w:rPrChange>
          </w:rPr>
          <w:delText xml:space="preserve"> </w:delText>
        </w:r>
      </w:del>
      <w:r w:rsidRPr="00CC6A7B">
        <w:rPr>
          <w:rFonts w:ascii="Times New Roman" w:eastAsia="Times New Roman" w:hAnsi="Times New Roman" w:cs="Times New Roman"/>
          <w:highlight w:val="yellow"/>
          <w:rPrChange w:id="144" w:author="shreyasdeshmukh4@gmail.com" w:date="2016-10-13T23:15:00Z">
            <w:rPr>
              <w:rFonts w:ascii="Times New Roman" w:eastAsia="Times New Roman" w:hAnsi="Times New Roman" w:cs="Times New Roman"/>
            </w:rPr>
          </w:rPrChange>
        </w:rPr>
        <w:t xml:space="preserve">choose “Total Link Volume” from the list and click “OK”. </w:t>
      </w:r>
    </w:p>
    <w:p w14:paraId="308B79CA" w14:textId="27E43C0D" w:rsidR="00EC54CA" w:rsidRDefault="00EC54CA" w:rsidP="00EC54CA">
      <w:pPr>
        <w:jc w:val="center"/>
        <w:rPr>
          <w:ins w:id="145" w:author="shreyasdeshmukh4@gmail.com" w:date="2016-10-13T23:05:00Z"/>
          <w:rFonts w:ascii="Times New Roman" w:hAnsi="Times New Roman" w:cs="Times New Roman"/>
        </w:rPr>
      </w:pPr>
      <w:del w:id="146" w:author="shreyasdeshmukh4@gmail.com" w:date="2016-10-13T23:05:00Z">
        <w:r w:rsidRPr="00CC6A7B" w:rsidDel="00855CD5">
          <w:rPr>
            <w:rFonts w:ascii="Times New Roman" w:hAnsi="Times New Roman" w:cs="Times New Roman"/>
            <w:noProof/>
            <w:highlight w:val="yellow"/>
            <w:lang w:eastAsia="en-US"/>
            <w:rPrChange w:id="147" w:author="shreyasdeshmukh4@gmail.com" w:date="2016-10-13T23:15:00Z">
              <w:rPr>
                <w:rFonts w:ascii="Times New Roman" w:hAnsi="Times New Roman" w:cs="Times New Roman"/>
                <w:noProof/>
                <w:lang w:eastAsia="en-US"/>
              </w:rPr>
            </w:rPrChange>
          </w:rPr>
          <w:lastRenderedPageBreak/>
          <w:drawing>
            <wp:inline distT="19050" distB="19050" distL="19050" distR="19050" wp14:anchorId="0E654756" wp14:editId="72FB25C0">
              <wp:extent cx="4439962" cy="2283703"/>
              <wp:effectExtent l="0" t="0" r="0" b="0"/>
              <wp:docPr id="29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5"/>
                      <a:srcRect/>
                      <a:stretch>
                        <a:fillRect/>
                      </a:stretch>
                    </pic:blipFill>
                    <pic:spPr>
                      <a:xfrm>
                        <a:off x="0" y="0"/>
                        <a:ext cx="4439962" cy="2283703"/>
                      </a:xfrm>
                      <a:prstGeom prst="rect">
                        <a:avLst/>
                      </a:prstGeom>
                      <a:ln/>
                    </pic:spPr>
                  </pic:pic>
                </a:graphicData>
              </a:graphic>
            </wp:inline>
          </w:drawing>
        </w:r>
      </w:del>
    </w:p>
    <w:p w14:paraId="79E07797" w14:textId="502D75D5" w:rsidR="00855CD5" w:rsidRPr="00502554" w:rsidRDefault="00855CD5" w:rsidP="00EC54CA">
      <w:pPr>
        <w:jc w:val="center"/>
        <w:rPr>
          <w:rFonts w:ascii="Times New Roman" w:hAnsi="Times New Roman" w:cs="Times New Roman"/>
        </w:rPr>
      </w:pPr>
      <w:ins w:id="148" w:author="shreyasdeshmukh4@gmail.com" w:date="2016-10-13T23:05:00Z">
        <w:r>
          <w:rPr>
            <w:rFonts w:ascii="Times New Roman" w:hAnsi="Times New Roman" w:cs="Times New Roman"/>
            <w:noProof/>
            <w:lang w:eastAsia="en-US"/>
          </w:rPr>
          <w:drawing>
            <wp:inline distT="0" distB="0" distL="0" distR="0" wp14:anchorId="7B0E53A1" wp14:editId="71456B7F">
              <wp:extent cx="594360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ins>
    </w:p>
    <w:p w14:paraId="71CC18F1" w14:textId="77777777" w:rsidR="00EC54CA" w:rsidRPr="00CC6A7B" w:rsidRDefault="00EC54CA" w:rsidP="00EC54CA">
      <w:pPr>
        <w:rPr>
          <w:rFonts w:ascii="Times New Roman" w:hAnsi="Times New Roman" w:cs="Times New Roman"/>
          <w:highlight w:val="yellow"/>
          <w:rPrChange w:id="149"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50" w:author="shreyasdeshmukh4@gmail.com" w:date="2016-10-13T23:15:00Z">
            <w:rPr>
              <w:rFonts w:ascii="Times New Roman" w:eastAsia="Times New Roman" w:hAnsi="Times New Roman" w:cs="Times New Roman"/>
            </w:rPr>
          </w:rPrChange>
        </w:rPr>
        <w:t>The volume values on each link are shown in the map as shown below.</w:t>
      </w:r>
    </w:p>
    <w:tbl>
      <w:tblPr>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50"/>
        <w:gridCol w:w="1530"/>
        <w:gridCol w:w="1530"/>
        <w:gridCol w:w="1410"/>
        <w:gridCol w:w="1305"/>
      </w:tblGrid>
      <w:tr w:rsidR="00EC54CA" w:rsidRPr="00CC6A7B" w14:paraId="578872E9" w14:textId="77777777" w:rsidTr="00E96BA4">
        <w:tc>
          <w:tcPr>
            <w:tcW w:w="1950" w:type="dxa"/>
            <w:tcMar>
              <w:left w:w="108" w:type="dxa"/>
              <w:right w:w="108" w:type="dxa"/>
            </w:tcMar>
          </w:tcPr>
          <w:p w14:paraId="3DE5B83B" w14:textId="77777777" w:rsidR="00EC54CA" w:rsidRPr="00CC6A7B" w:rsidRDefault="00EC54CA" w:rsidP="00E96BA4">
            <w:pPr>
              <w:rPr>
                <w:rFonts w:ascii="Times New Roman" w:hAnsi="Times New Roman" w:cs="Times New Roman"/>
                <w:highlight w:val="yellow"/>
                <w:rPrChange w:id="151"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52" w:author="shreyasdeshmukh4@gmail.com" w:date="2016-10-13T23:15:00Z">
                  <w:rPr>
                    <w:rFonts w:ascii="Times New Roman" w:eastAsia="Times New Roman" w:hAnsi="Times New Roman" w:cs="Times New Roman"/>
                  </w:rPr>
                </w:rPrChange>
              </w:rPr>
              <w:t>link</w:t>
            </w:r>
          </w:p>
        </w:tc>
        <w:tc>
          <w:tcPr>
            <w:tcW w:w="1530" w:type="dxa"/>
            <w:tcMar>
              <w:left w:w="108" w:type="dxa"/>
              <w:right w:w="108" w:type="dxa"/>
            </w:tcMar>
          </w:tcPr>
          <w:p w14:paraId="30D991D1" w14:textId="77777777" w:rsidR="00EC54CA" w:rsidRPr="00CC6A7B" w:rsidRDefault="00EC54CA" w:rsidP="00E96BA4">
            <w:pPr>
              <w:rPr>
                <w:rFonts w:ascii="Times New Roman" w:hAnsi="Times New Roman" w:cs="Times New Roman"/>
                <w:highlight w:val="yellow"/>
                <w:rPrChange w:id="153"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54" w:author="shreyasdeshmukh4@gmail.com" w:date="2016-10-13T23:15:00Z">
                  <w:rPr>
                    <w:rFonts w:ascii="Times New Roman" w:eastAsia="Times New Roman" w:hAnsi="Times New Roman" w:cs="Times New Roman"/>
                  </w:rPr>
                </w:rPrChange>
              </w:rPr>
              <w:t>a</w:t>
            </w:r>
          </w:p>
        </w:tc>
        <w:tc>
          <w:tcPr>
            <w:tcW w:w="1530" w:type="dxa"/>
            <w:tcMar>
              <w:left w:w="108" w:type="dxa"/>
              <w:right w:w="108" w:type="dxa"/>
            </w:tcMar>
          </w:tcPr>
          <w:p w14:paraId="25BBC55C" w14:textId="77777777" w:rsidR="00EC54CA" w:rsidRPr="00CC6A7B" w:rsidRDefault="00EC54CA" w:rsidP="00E96BA4">
            <w:pPr>
              <w:rPr>
                <w:rFonts w:ascii="Times New Roman" w:hAnsi="Times New Roman" w:cs="Times New Roman"/>
                <w:highlight w:val="yellow"/>
                <w:rPrChange w:id="155"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56" w:author="shreyasdeshmukh4@gmail.com" w:date="2016-10-13T23:15:00Z">
                  <w:rPr>
                    <w:rFonts w:ascii="Times New Roman" w:eastAsia="Times New Roman" w:hAnsi="Times New Roman" w:cs="Times New Roman"/>
                  </w:rPr>
                </w:rPrChange>
              </w:rPr>
              <w:t>b</w:t>
            </w:r>
          </w:p>
        </w:tc>
        <w:tc>
          <w:tcPr>
            <w:tcW w:w="1410" w:type="dxa"/>
            <w:tcMar>
              <w:left w:w="108" w:type="dxa"/>
              <w:right w:w="108" w:type="dxa"/>
            </w:tcMar>
          </w:tcPr>
          <w:p w14:paraId="2F8F2A5F" w14:textId="77777777" w:rsidR="00EC54CA" w:rsidRPr="00CC6A7B" w:rsidRDefault="00EC54CA" w:rsidP="00E96BA4">
            <w:pPr>
              <w:spacing w:line="240" w:lineRule="auto"/>
              <w:rPr>
                <w:rFonts w:ascii="Times New Roman" w:hAnsi="Times New Roman" w:cs="Times New Roman"/>
                <w:highlight w:val="yellow"/>
                <w:rPrChange w:id="157"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58" w:author="shreyasdeshmukh4@gmail.com" w:date="2016-10-13T23:15:00Z">
                  <w:rPr>
                    <w:rFonts w:ascii="Times New Roman" w:eastAsia="Times New Roman" w:hAnsi="Times New Roman" w:cs="Times New Roman"/>
                  </w:rPr>
                </w:rPrChange>
              </w:rPr>
              <w:t>c</w:t>
            </w:r>
          </w:p>
        </w:tc>
        <w:tc>
          <w:tcPr>
            <w:tcW w:w="1305" w:type="dxa"/>
            <w:tcMar>
              <w:left w:w="108" w:type="dxa"/>
              <w:right w:w="108" w:type="dxa"/>
            </w:tcMar>
          </w:tcPr>
          <w:p w14:paraId="22595116" w14:textId="77777777" w:rsidR="00EC54CA" w:rsidRPr="00CC6A7B" w:rsidRDefault="00EC54CA" w:rsidP="00E96BA4">
            <w:pPr>
              <w:spacing w:line="240" w:lineRule="auto"/>
              <w:rPr>
                <w:rFonts w:ascii="Times New Roman" w:hAnsi="Times New Roman" w:cs="Times New Roman"/>
                <w:highlight w:val="yellow"/>
                <w:rPrChange w:id="159"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60" w:author="shreyasdeshmukh4@gmail.com" w:date="2016-10-13T23:15:00Z">
                  <w:rPr>
                    <w:rFonts w:ascii="Times New Roman" w:eastAsia="Times New Roman" w:hAnsi="Times New Roman" w:cs="Times New Roman"/>
                  </w:rPr>
                </w:rPrChange>
              </w:rPr>
              <w:t>d</w:t>
            </w:r>
          </w:p>
        </w:tc>
      </w:tr>
      <w:tr w:rsidR="00EC54CA" w:rsidRPr="00CC6A7B" w14:paraId="6397AD3F" w14:textId="77777777" w:rsidTr="00E96BA4">
        <w:tc>
          <w:tcPr>
            <w:tcW w:w="1950" w:type="dxa"/>
            <w:tcMar>
              <w:left w:w="108" w:type="dxa"/>
              <w:right w:w="108" w:type="dxa"/>
            </w:tcMar>
          </w:tcPr>
          <w:p w14:paraId="28AD3E25" w14:textId="77777777" w:rsidR="00EC54CA" w:rsidRPr="00CC6A7B" w:rsidRDefault="00EC54CA" w:rsidP="00E96BA4">
            <w:pPr>
              <w:spacing w:line="240" w:lineRule="auto"/>
              <w:rPr>
                <w:rFonts w:ascii="Times New Roman" w:hAnsi="Times New Roman" w:cs="Times New Roman"/>
                <w:highlight w:val="yellow"/>
                <w:rPrChange w:id="161"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62" w:author="shreyasdeshmukh4@gmail.com" w:date="2016-10-13T23:15:00Z">
                  <w:rPr>
                    <w:rFonts w:ascii="Times New Roman" w:eastAsia="Times New Roman" w:hAnsi="Times New Roman" w:cs="Times New Roman"/>
                  </w:rPr>
                </w:rPrChange>
              </w:rPr>
              <w:t>Total Link Volume (</w:t>
            </w:r>
            <w:proofErr w:type="spellStart"/>
            <w:r w:rsidRPr="00CC6A7B">
              <w:rPr>
                <w:rFonts w:ascii="Times New Roman" w:eastAsia="Times New Roman" w:hAnsi="Times New Roman" w:cs="Times New Roman"/>
                <w:highlight w:val="yellow"/>
                <w:rPrChange w:id="163" w:author="shreyasdeshmukh4@gmail.com" w:date="2016-10-13T23:15:00Z">
                  <w:rPr>
                    <w:rFonts w:ascii="Times New Roman" w:eastAsia="Times New Roman" w:hAnsi="Times New Roman" w:cs="Times New Roman"/>
                  </w:rPr>
                </w:rPrChange>
              </w:rPr>
              <w:t>vhc</w:t>
            </w:r>
            <w:proofErr w:type="spellEnd"/>
            <w:r w:rsidRPr="00CC6A7B">
              <w:rPr>
                <w:rFonts w:ascii="Times New Roman" w:eastAsia="Times New Roman" w:hAnsi="Times New Roman" w:cs="Times New Roman"/>
                <w:highlight w:val="yellow"/>
                <w:rPrChange w:id="164" w:author="shreyasdeshmukh4@gmail.com" w:date="2016-10-13T23:15:00Z">
                  <w:rPr>
                    <w:rFonts w:ascii="Times New Roman" w:eastAsia="Times New Roman" w:hAnsi="Times New Roman" w:cs="Times New Roman"/>
                  </w:rPr>
                </w:rPrChange>
              </w:rPr>
              <w:t>)</w:t>
            </w:r>
          </w:p>
        </w:tc>
        <w:tc>
          <w:tcPr>
            <w:tcW w:w="1530" w:type="dxa"/>
            <w:tcMar>
              <w:left w:w="108" w:type="dxa"/>
              <w:right w:w="108" w:type="dxa"/>
            </w:tcMar>
          </w:tcPr>
          <w:p w14:paraId="1935E1B1" w14:textId="77777777" w:rsidR="00EC54CA" w:rsidRPr="00CC6A7B" w:rsidRDefault="00EC54CA" w:rsidP="00E96BA4">
            <w:pPr>
              <w:spacing w:line="240" w:lineRule="auto"/>
              <w:rPr>
                <w:rFonts w:ascii="Times New Roman" w:hAnsi="Times New Roman" w:cs="Times New Roman"/>
                <w:highlight w:val="yellow"/>
                <w:rPrChange w:id="165"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66" w:author="shreyasdeshmukh4@gmail.com" w:date="2016-10-13T23:15:00Z">
                  <w:rPr>
                    <w:rFonts w:ascii="Times New Roman" w:eastAsia="Times New Roman" w:hAnsi="Times New Roman" w:cs="Times New Roman"/>
                  </w:rPr>
                </w:rPrChange>
              </w:rPr>
              <w:t>2006</w:t>
            </w:r>
          </w:p>
        </w:tc>
        <w:tc>
          <w:tcPr>
            <w:tcW w:w="1530" w:type="dxa"/>
            <w:tcMar>
              <w:left w:w="108" w:type="dxa"/>
              <w:right w:w="108" w:type="dxa"/>
            </w:tcMar>
          </w:tcPr>
          <w:p w14:paraId="43200B62" w14:textId="77777777" w:rsidR="00EC54CA" w:rsidRPr="00CC6A7B" w:rsidRDefault="00EC54CA" w:rsidP="00E96BA4">
            <w:pPr>
              <w:spacing w:line="240" w:lineRule="auto"/>
              <w:rPr>
                <w:rFonts w:ascii="Times New Roman" w:hAnsi="Times New Roman" w:cs="Times New Roman"/>
                <w:highlight w:val="yellow"/>
                <w:rPrChange w:id="167"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68" w:author="shreyasdeshmukh4@gmail.com" w:date="2016-10-13T23:15:00Z">
                  <w:rPr>
                    <w:rFonts w:ascii="Times New Roman" w:eastAsia="Times New Roman" w:hAnsi="Times New Roman" w:cs="Times New Roman"/>
                  </w:rPr>
                </w:rPrChange>
              </w:rPr>
              <w:t>1994</w:t>
            </w:r>
          </w:p>
        </w:tc>
        <w:tc>
          <w:tcPr>
            <w:tcW w:w="1410" w:type="dxa"/>
            <w:tcMar>
              <w:left w:w="108" w:type="dxa"/>
              <w:right w:w="108" w:type="dxa"/>
            </w:tcMar>
          </w:tcPr>
          <w:p w14:paraId="3F617E67" w14:textId="77777777" w:rsidR="00EC54CA" w:rsidRPr="00CC6A7B" w:rsidRDefault="00EC54CA" w:rsidP="00E96BA4">
            <w:pPr>
              <w:spacing w:line="240" w:lineRule="auto"/>
              <w:rPr>
                <w:rFonts w:ascii="Times New Roman" w:hAnsi="Times New Roman" w:cs="Times New Roman"/>
                <w:highlight w:val="yellow"/>
                <w:rPrChange w:id="169"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70" w:author="shreyasdeshmukh4@gmail.com" w:date="2016-10-13T23:15:00Z">
                  <w:rPr>
                    <w:rFonts w:ascii="Times New Roman" w:eastAsia="Times New Roman" w:hAnsi="Times New Roman" w:cs="Times New Roman"/>
                  </w:rPr>
                </w:rPrChange>
              </w:rPr>
              <w:t>1994</w:t>
            </w:r>
          </w:p>
        </w:tc>
        <w:tc>
          <w:tcPr>
            <w:tcW w:w="1305" w:type="dxa"/>
            <w:tcMar>
              <w:left w:w="108" w:type="dxa"/>
              <w:right w:w="108" w:type="dxa"/>
            </w:tcMar>
          </w:tcPr>
          <w:p w14:paraId="1A3AFA0E" w14:textId="77777777" w:rsidR="00EC54CA" w:rsidRPr="00CC6A7B" w:rsidRDefault="00EC54CA" w:rsidP="00E96BA4">
            <w:pPr>
              <w:spacing w:line="240" w:lineRule="auto"/>
              <w:rPr>
                <w:rFonts w:ascii="Times New Roman" w:hAnsi="Times New Roman" w:cs="Times New Roman"/>
                <w:highlight w:val="yellow"/>
                <w:rPrChange w:id="171" w:author="shreyasdeshmukh4@gmail.com" w:date="2016-10-13T23:15:00Z">
                  <w:rPr>
                    <w:rFonts w:ascii="Times New Roman" w:hAnsi="Times New Roman" w:cs="Times New Roman"/>
                  </w:rPr>
                </w:rPrChange>
              </w:rPr>
            </w:pPr>
            <w:r w:rsidRPr="00CC6A7B">
              <w:rPr>
                <w:rFonts w:ascii="Times New Roman" w:eastAsia="Times New Roman" w:hAnsi="Times New Roman" w:cs="Times New Roman"/>
                <w:highlight w:val="yellow"/>
                <w:rPrChange w:id="172" w:author="shreyasdeshmukh4@gmail.com" w:date="2016-10-13T23:15:00Z">
                  <w:rPr>
                    <w:rFonts w:ascii="Times New Roman" w:eastAsia="Times New Roman" w:hAnsi="Times New Roman" w:cs="Times New Roman"/>
                  </w:rPr>
                </w:rPrChange>
              </w:rPr>
              <w:t>2006</w:t>
            </w:r>
          </w:p>
        </w:tc>
      </w:tr>
    </w:tbl>
    <w:p w14:paraId="4CDE32A3" w14:textId="77777777" w:rsidR="00EC54CA" w:rsidRPr="00CC6A7B" w:rsidRDefault="00EC54CA" w:rsidP="00EC54CA">
      <w:pPr>
        <w:jc w:val="center"/>
        <w:rPr>
          <w:rFonts w:ascii="Times New Roman" w:hAnsi="Times New Roman" w:cs="Times New Roman"/>
          <w:highlight w:val="yellow"/>
          <w:rPrChange w:id="173" w:author="shreyasdeshmukh4@gmail.com" w:date="2016-10-13T23:15:00Z">
            <w:rPr>
              <w:rFonts w:ascii="Times New Roman" w:hAnsi="Times New Roman" w:cs="Times New Roman"/>
            </w:rPr>
          </w:rPrChange>
        </w:rPr>
      </w:pPr>
    </w:p>
    <w:p w14:paraId="03496E83" w14:textId="77777777" w:rsidR="00EC54CA" w:rsidRPr="00CC6A7B" w:rsidRDefault="00EC54CA" w:rsidP="00EC54CA">
      <w:pPr>
        <w:jc w:val="center"/>
        <w:rPr>
          <w:rFonts w:ascii="Times New Roman" w:hAnsi="Times New Roman" w:cs="Times New Roman"/>
          <w:highlight w:val="yellow"/>
          <w:rPrChange w:id="174" w:author="shreyasdeshmukh4@gmail.com" w:date="2016-10-13T23:15:00Z">
            <w:rPr>
              <w:rFonts w:ascii="Times New Roman" w:hAnsi="Times New Roman" w:cs="Times New Roman"/>
            </w:rPr>
          </w:rPrChange>
        </w:rPr>
      </w:pPr>
      <w:r w:rsidRPr="00CC6A7B">
        <w:rPr>
          <w:rFonts w:ascii="Times New Roman" w:hAnsi="Times New Roman" w:cs="Times New Roman"/>
          <w:noProof/>
          <w:highlight w:val="yellow"/>
          <w:lang w:eastAsia="en-US"/>
          <w:rPrChange w:id="175" w:author="shreyasdeshmukh4@gmail.com" w:date="2016-10-13T23:15:00Z">
            <w:rPr>
              <w:rFonts w:ascii="Times New Roman" w:hAnsi="Times New Roman" w:cs="Times New Roman"/>
              <w:noProof/>
              <w:lang w:eastAsia="en-US"/>
            </w:rPr>
          </w:rPrChange>
        </w:rPr>
        <w:lastRenderedPageBreak/>
        <w:drawing>
          <wp:inline distT="19050" distB="19050" distL="19050" distR="19050" wp14:anchorId="4E6AC1B3" wp14:editId="7095DF71">
            <wp:extent cx="4376437" cy="2521011"/>
            <wp:effectExtent l="0" t="0" r="0" b="0"/>
            <wp:docPr id="29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7"/>
                    <a:srcRect/>
                    <a:stretch>
                      <a:fillRect/>
                    </a:stretch>
                  </pic:blipFill>
                  <pic:spPr>
                    <a:xfrm>
                      <a:off x="0" y="0"/>
                      <a:ext cx="4376437" cy="2521011"/>
                    </a:xfrm>
                    <a:prstGeom prst="rect">
                      <a:avLst/>
                    </a:prstGeom>
                    <a:ln/>
                  </pic:spPr>
                </pic:pic>
              </a:graphicData>
            </a:graphic>
          </wp:inline>
        </w:drawing>
      </w:r>
    </w:p>
    <w:p w14:paraId="33213C28" w14:textId="77777777" w:rsidR="00EC54CA" w:rsidRPr="00502554" w:rsidRDefault="00EC54CA" w:rsidP="00EC54CA">
      <w:pPr>
        <w:rPr>
          <w:rFonts w:ascii="Times New Roman" w:hAnsi="Times New Roman" w:cs="Times New Roman"/>
        </w:rPr>
      </w:pPr>
      <w:r w:rsidRPr="00CC6A7B">
        <w:rPr>
          <w:rFonts w:ascii="Times New Roman" w:eastAsia="Times New Roman" w:hAnsi="Times New Roman" w:cs="Times New Roman"/>
          <w:highlight w:val="yellow"/>
          <w:rPrChange w:id="176" w:author="shreyasdeshmukh4@gmail.com" w:date="2016-10-13T23:15:00Z">
            <w:rPr>
              <w:rFonts w:ascii="Times New Roman" w:eastAsia="Times New Roman" w:hAnsi="Times New Roman" w:cs="Times New Roman"/>
            </w:rPr>
          </w:rPrChange>
        </w:rPr>
        <w:t>This is a modeless dialog, so users can also change the text label selected. Without closing the “display configuration” dialog box, the user can select different text labels such as</w:t>
      </w:r>
      <w:del w:id="177" w:author="Shreyas" w:date="2016-10-06T18:58:00Z">
        <w:r w:rsidRPr="00CC6A7B" w:rsidDel="008948C4">
          <w:rPr>
            <w:rFonts w:ascii="Times New Roman" w:eastAsia="Times New Roman" w:hAnsi="Times New Roman" w:cs="Times New Roman"/>
            <w:highlight w:val="yellow"/>
            <w:rPrChange w:id="178" w:author="shreyasdeshmukh4@gmail.com" w:date="2016-10-13T23:15:00Z">
              <w:rPr>
                <w:rFonts w:ascii="Times New Roman" w:eastAsia="Times New Roman" w:hAnsi="Times New Roman" w:cs="Times New Roman"/>
              </w:rPr>
            </w:rPrChange>
          </w:rPr>
          <w:delText xml:space="preserve"> </w:delText>
        </w:r>
      </w:del>
      <w:r w:rsidRPr="00CC6A7B">
        <w:rPr>
          <w:rFonts w:ascii="Times New Roman" w:eastAsia="Times New Roman" w:hAnsi="Times New Roman" w:cs="Times New Roman"/>
          <w:highlight w:val="yellow"/>
          <w:rPrChange w:id="179" w:author="shreyasdeshmukh4@gmail.com" w:date="2016-10-13T23:15:00Z">
            <w:rPr>
              <w:rFonts w:ascii="Times New Roman" w:eastAsia="Times New Roman" w:hAnsi="Times New Roman" w:cs="Times New Roman"/>
            </w:rPr>
          </w:rPrChange>
        </w:rPr>
        <w:t xml:space="preserve"> Average Travel Time (min), Link Capacity Per Hour, # of Lanes, Free Flow Travel Time, and see the corresponding display for the text label selected on the background map.</w:t>
      </w:r>
    </w:p>
    <w:p w14:paraId="1D0D96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Prepare statistics for the base case scenario. </w:t>
      </w:r>
    </w:p>
    <w:p w14:paraId="2D56D0F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Use the “vehicle” button to verify the path selection information. Click the button </w:t>
      </w:r>
      <w:r w:rsidRPr="00502554">
        <w:rPr>
          <w:rFonts w:ascii="Times New Roman" w:hAnsi="Times New Roman" w:cs="Times New Roman"/>
          <w:noProof/>
          <w:lang w:eastAsia="en-US"/>
        </w:rPr>
        <w:drawing>
          <wp:inline distT="19050" distB="19050" distL="19050" distR="19050" wp14:anchorId="40A9F613" wp14:editId="535212D7">
            <wp:extent cx="514350" cy="361950"/>
            <wp:effectExtent l="0" t="0" r="0" b="0"/>
            <wp:docPr id="2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14350" cy="361950"/>
                    </a:xfrm>
                    <a:prstGeom prst="rect">
                      <a:avLst/>
                    </a:prstGeom>
                    <a:ln/>
                  </pic:spPr>
                </pic:pic>
              </a:graphicData>
            </a:graphic>
          </wp:inline>
        </w:drawing>
      </w:r>
      <w:r w:rsidRPr="00502554">
        <w:rPr>
          <w:rFonts w:ascii="Times New Roman" w:eastAsia="Times New Roman" w:hAnsi="Times New Roman" w:cs="Times New Roman"/>
        </w:rPr>
        <w:t xml:space="preserve">  in the toolbar, then a dialog box titled “Find/Filter Vehicles” appears. </w:t>
      </w:r>
    </w:p>
    <w:p w14:paraId="769C1AE0" w14:textId="1654603B" w:rsidR="00EC54CA" w:rsidRDefault="00EC54CA" w:rsidP="00EC54CA">
      <w:pPr>
        <w:jc w:val="center"/>
        <w:rPr>
          <w:ins w:id="180" w:author="shreyasdeshmukh4@gmail.com" w:date="2016-10-13T23:16:00Z"/>
          <w:rFonts w:ascii="Times New Roman" w:hAnsi="Times New Roman" w:cs="Times New Roman"/>
        </w:rPr>
      </w:pPr>
      <w:del w:id="181" w:author="shreyasdeshmukh4@gmail.com" w:date="2016-10-13T23:16:00Z">
        <w:r w:rsidRPr="00502554" w:rsidDel="00CC6A7B">
          <w:rPr>
            <w:rFonts w:ascii="Times New Roman" w:hAnsi="Times New Roman" w:cs="Times New Roman"/>
            <w:noProof/>
            <w:lang w:eastAsia="en-US"/>
          </w:rPr>
          <w:drawing>
            <wp:inline distT="19050" distB="19050" distL="19050" distR="19050" wp14:anchorId="0EA99714" wp14:editId="6B9B92BF">
              <wp:extent cx="3604828" cy="2696528"/>
              <wp:effectExtent l="0" t="0" r="0" b="0"/>
              <wp:docPr id="2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3604828" cy="2696528"/>
                      </a:xfrm>
                      <a:prstGeom prst="rect">
                        <a:avLst/>
                      </a:prstGeom>
                      <a:ln/>
                    </pic:spPr>
                  </pic:pic>
                </a:graphicData>
              </a:graphic>
            </wp:inline>
          </w:drawing>
        </w:r>
      </w:del>
    </w:p>
    <w:p w14:paraId="3DFC7613" w14:textId="5C94A0CD" w:rsidR="00CC6A7B" w:rsidRPr="00502554" w:rsidRDefault="001C19BE" w:rsidP="00EC54CA">
      <w:pPr>
        <w:jc w:val="center"/>
        <w:rPr>
          <w:rFonts w:ascii="Times New Roman" w:hAnsi="Times New Roman" w:cs="Times New Roman"/>
        </w:rPr>
      </w:pPr>
      <w:ins w:id="182" w:author="shreyasdeshmukh4@gmail.com" w:date="2016-10-13T23:17:00Z">
        <w:r>
          <w:rPr>
            <w:rFonts w:ascii="Times New Roman" w:hAnsi="Times New Roman" w:cs="Times New Roman"/>
            <w:noProof/>
            <w:lang w:eastAsia="en-US"/>
          </w:rPr>
          <w:lastRenderedPageBreak/>
          <mc:AlternateContent>
            <mc:Choice Requires="wps">
              <w:drawing>
                <wp:anchor distT="0" distB="0" distL="114300" distR="114300" simplePos="0" relativeHeight="251662336" behindDoc="0" locked="0" layoutInCell="1" allowOverlap="1" wp14:anchorId="3B8F3E97" wp14:editId="660907AF">
                  <wp:simplePos x="0" y="0"/>
                  <wp:positionH relativeFrom="column">
                    <wp:posOffset>114300</wp:posOffset>
                  </wp:positionH>
                  <wp:positionV relativeFrom="paragraph">
                    <wp:posOffset>457200</wp:posOffset>
                  </wp:positionV>
                  <wp:extent cx="561975" cy="314325"/>
                  <wp:effectExtent l="19050" t="19050" r="28575" b="28575"/>
                  <wp:wrapNone/>
                  <wp:docPr id="13" name="Rectangle 13"/>
                  <wp:cNvGraphicFramePr/>
                  <a:graphic xmlns:a="http://schemas.openxmlformats.org/drawingml/2006/main">
                    <a:graphicData uri="http://schemas.microsoft.com/office/word/2010/wordprocessingShape">
                      <wps:wsp>
                        <wps:cNvSpPr/>
                        <wps:spPr>
                          <a:xfrm>
                            <a:off x="0" y="0"/>
                            <a:ext cx="561975" cy="314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68BEC" id="Rectangle 13" o:spid="_x0000_s1026" style="position:absolute;margin-left:9pt;margin-top:36pt;width:44.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" filled="f" strokecolor="red" strokeweight="2.25pt"/>
              </w:pict>
            </mc:Fallback>
          </mc:AlternateContent>
        </w:r>
        <w:r w:rsidR="00CC6A7B">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1A2CCF26" wp14:editId="3DC2D567">
                  <wp:simplePos x="0" y="0"/>
                  <wp:positionH relativeFrom="column">
                    <wp:posOffset>676275</wp:posOffset>
                  </wp:positionH>
                  <wp:positionV relativeFrom="paragraph">
                    <wp:posOffset>361950</wp:posOffset>
                  </wp:positionV>
                  <wp:extent cx="561975" cy="41910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561975" cy="4191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64479E" id="Rectangle 14" o:spid="_x0000_s1026" style="position:absolute;margin-left:53.25pt;margin-top:28.5pt;width:44.25pt;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" filled="f" strokecolor="red" strokeweight="2.25pt"/>
              </w:pict>
            </mc:Fallback>
          </mc:AlternateContent>
        </w:r>
      </w:ins>
      <w:ins w:id="183" w:author="shreyasdeshmukh4@gmail.com" w:date="2016-10-13T23:20:00Z">
        <w:r>
          <w:rPr>
            <w:rFonts w:ascii="Times New Roman" w:hAnsi="Times New Roman" w:cs="Times New Roman"/>
            <w:noProof/>
            <w:lang w:eastAsia="en-US"/>
          </w:rPr>
          <w:drawing>
            <wp:inline distT="0" distB="0" distL="0" distR="0" wp14:anchorId="7CB52BCF" wp14:editId="67BAA95D">
              <wp:extent cx="5943600" cy="4278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ins>
    </w:p>
    <w:p w14:paraId="5DC00094" w14:textId="3FB2287C"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“1” under the tab “</w:t>
      </w:r>
      <w:r w:rsidRPr="00502554">
        <w:rPr>
          <w:rFonts w:ascii="Times New Roman" w:eastAsia="Times New Roman" w:hAnsi="Times New Roman" w:cs="Times New Roman"/>
          <w:u w:val="single"/>
        </w:rPr>
        <w:t>Origin Zone</w:t>
      </w:r>
      <w:r w:rsidRPr="00502554">
        <w:rPr>
          <w:rFonts w:ascii="Times New Roman" w:eastAsia="Times New Roman" w:hAnsi="Times New Roman" w:cs="Times New Roman"/>
        </w:rPr>
        <w:t>” and “2” under “</w:t>
      </w:r>
      <w:r w:rsidRPr="00502554">
        <w:rPr>
          <w:rFonts w:ascii="Times New Roman" w:eastAsia="Times New Roman" w:hAnsi="Times New Roman" w:cs="Times New Roman"/>
          <w:u w:val="single"/>
        </w:rPr>
        <w:t>Destination Zone</w:t>
      </w:r>
      <w:r w:rsidRPr="00502554">
        <w:rPr>
          <w:rFonts w:ascii="Times New Roman" w:eastAsia="Times New Roman" w:hAnsi="Times New Roman" w:cs="Times New Roman"/>
        </w:rPr>
        <w:t xml:space="preserve">”, which displays an OD pair from Zone 1 to Zone 2 under OD list. The </w:t>
      </w:r>
      <w:proofErr w:type="spellStart"/>
      <w:r w:rsidRPr="00502554">
        <w:rPr>
          <w:rFonts w:ascii="Times New Roman" w:eastAsia="Times New Roman" w:hAnsi="Times New Roman" w:cs="Times New Roman"/>
        </w:rPr>
        <w:t>Braess_Network</w:t>
      </w:r>
      <w:proofErr w:type="spellEnd"/>
      <w:r w:rsidRPr="00502554">
        <w:rPr>
          <w:rFonts w:ascii="Times New Roman" w:eastAsia="Times New Roman" w:hAnsi="Times New Roman" w:cs="Times New Roman"/>
        </w:rPr>
        <w:t xml:space="preserve"> Count, </w:t>
      </w:r>
      <w:del w:id="184" w:author="shreyasdeshmukh4@gmail.com" w:date="2016-10-13T23:21:00Z">
        <w:r w:rsidRPr="00502554" w:rsidDel="001C19BE">
          <w:rPr>
            <w:rFonts w:ascii="Times New Roman" w:eastAsia="Times New Roman" w:hAnsi="Times New Roman" w:cs="Times New Roman"/>
          </w:rPr>
          <w:delText xml:space="preserve">Average </w:delText>
        </w:r>
      </w:del>
      <w:proofErr w:type="spellStart"/>
      <w:ins w:id="185" w:author="shreyasdeshmukh4@gmail.com" w:date="2016-10-13T23:21:00Z">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proofErr w:type="spellEnd"/>
        <w:r w:rsidR="001C19BE" w:rsidRPr="00502554">
          <w:rPr>
            <w:rFonts w:ascii="Times New Roman" w:eastAsia="Times New Roman" w:hAnsi="Times New Roman" w:cs="Times New Roman"/>
          </w:rPr>
          <w:t xml:space="preserve"> </w:t>
        </w:r>
      </w:ins>
      <w:r w:rsidRPr="00502554">
        <w:rPr>
          <w:rFonts w:ascii="Times New Roman" w:eastAsia="Times New Roman" w:hAnsi="Times New Roman" w:cs="Times New Roman"/>
        </w:rPr>
        <w:t xml:space="preserve">Travel Time, </w:t>
      </w:r>
      <w:del w:id="186" w:author="shreyasdeshmukh4@gmail.com" w:date="2016-10-13T23:21:00Z">
        <w:r w:rsidRPr="00502554" w:rsidDel="001C19BE">
          <w:rPr>
            <w:rFonts w:ascii="Times New Roman" w:eastAsia="Times New Roman" w:hAnsi="Times New Roman" w:cs="Times New Roman"/>
          </w:rPr>
          <w:delText xml:space="preserve">Average </w:delText>
        </w:r>
      </w:del>
      <w:proofErr w:type="spellStart"/>
      <w:ins w:id="187" w:author="shreyasdeshmukh4@gmail.com" w:date="2016-10-13T23:21:00Z">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proofErr w:type="spellEnd"/>
        <w:r w:rsidR="001C19BE" w:rsidRPr="00502554">
          <w:rPr>
            <w:rFonts w:ascii="Times New Roman" w:eastAsia="Times New Roman" w:hAnsi="Times New Roman" w:cs="Times New Roman"/>
          </w:rPr>
          <w:t xml:space="preserve"> </w:t>
        </w:r>
      </w:ins>
      <w:r w:rsidRPr="00502554">
        <w:rPr>
          <w:rFonts w:ascii="Times New Roman" w:eastAsia="Times New Roman" w:hAnsi="Times New Roman" w:cs="Times New Roman"/>
        </w:rPr>
        <w:t xml:space="preserve">Distance, </w:t>
      </w:r>
      <w:del w:id="188" w:author="shreyasdeshmukh4@gmail.com" w:date="2016-10-13T23:20:00Z">
        <w:r w:rsidRPr="00502554" w:rsidDel="001C19BE">
          <w:rPr>
            <w:rFonts w:ascii="Times New Roman" w:eastAsia="Times New Roman" w:hAnsi="Times New Roman" w:cs="Times New Roman"/>
          </w:rPr>
          <w:delText xml:space="preserve">Average </w:delText>
        </w:r>
      </w:del>
      <w:proofErr w:type="spellStart"/>
      <w:ins w:id="189" w:author="shreyasdeshmukh4@gmail.com" w:date="2016-10-13T23:20:00Z">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proofErr w:type="spellEnd"/>
        <w:r w:rsidR="001C19BE" w:rsidRPr="00502554">
          <w:rPr>
            <w:rFonts w:ascii="Times New Roman" w:eastAsia="Times New Roman" w:hAnsi="Times New Roman" w:cs="Times New Roman"/>
          </w:rPr>
          <w:t xml:space="preserve"> </w:t>
        </w:r>
      </w:ins>
      <w:r w:rsidRPr="00502554">
        <w:rPr>
          <w:rFonts w:ascii="Times New Roman" w:eastAsia="Times New Roman" w:hAnsi="Times New Roman" w:cs="Times New Roman"/>
        </w:rPr>
        <w:t>Speed, TT STD and Travel Time per Mile STD are shown in the OD list. Click on the OD list populated, and then we can see the path list related to the demand, travel time at path</w:t>
      </w:r>
      <w:del w:id="190" w:author="shreyasdeshmukh4@gmail.com" w:date="2016-10-13T23:26:00Z">
        <w:r w:rsidRPr="00502554" w:rsidDel="001C19BE">
          <w:rPr>
            <w:rFonts w:ascii="Times New Roman" w:eastAsia="Times New Roman" w:hAnsi="Times New Roman" w:cs="Times New Roman"/>
          </w:rPr>
          <w:delText>s</w:delText>
        </w:r>
      </w:del>
      <w:r w:rsidRPr="00502554">
        <w:rPr>
          <w:rFonts w:ascii="Times New Roman" w:eastAsia="Times New Roman" w:hAnsi="Times New Roman" w:cs="Times New Roman"/>
        </w:rPr>
        <w:t xml:space="preserve"> 1</w:t>
      </w:r>
      <w:ins w:id="191" w:author="shreyasdeshmukh4@gmail.com" w:date="2016-10-13T23:26:00Z">
        <w:r w:rsidR="001C19BE">
          <w:rPr>
            <w:rFonts w:ascii="Times New Roman" w:eastAsia="Times New Roman" w:hAnsi="Times New Roman" w:cs="Times New Roman"/>
          </w:rPr>
          <w:t>.</w:t>
        </w:r>
      </w:ins>
      <w:r w:rsidRPr="00502554">
        <w:rPr>
          <w:rFonts w:ascii="Times New Roman" w:eastAsia="Times New Roman" w:hAnsi="Times New Roman" w:cs="Times New Roman"/>
        </w:rPr>
        <w:t xml:space="preserve"> </w:t>
      </w:r>
      <w:del w:id="192" w:author="shreyasdeshmukh4@gmail.com" w:date="2016-10-13T23:26:00Z">
        <w:r w:rsidRPr="00502554" w:rsidDel="001C19BE">
          <w:rPr>
            <w:rFonts w:ascii="Times New Roman" w:eastAsia="Times New Roman" w:hAnsi="Times New Roman" w:cs="Times New Roman"/>
          </w:rPr>
          <w:delText>and 2</w:delText>
        </w:r>
      </w:del>
      <w:r w:rsidRPr="00502554">
        <w:rPr>
          <w:rFonts w:ascii="Times New Roman" w:eastAsia="Times New Roman" w:hAnsi="Times New Roman" w:cs="Times New Roman"/>
        </w:rPr>
        <w:t>.</w:t>
      </w:r>
    </w:p>
    <w:p w14:paraId="29E31BB0" w14:textId="71643D1B" w:rsidR="00EC54CA" w:rsidDel="001C19BE" w:rsidRDefault="00EC54CA" w:rsidP="00EC54CA">
      <w:pPr>
        <w:jc w:val="center"/>
        <w:rPr>
          <w:del w:id="193" w:author="shreyasdeshmukh4@gmail.com" w:date="2016-10-13T23:27:00Z"/>
          <w:rFonts w:ascii="Times New Roman" w:hAnsi="Times New Roman" w:cs="Times New Roman"/>
        </w:rPr>
      </w:pPr>
      <w:del w:id="194" w:author="shreyasdeshmukh4@gmail.com" w:date="2016-10-13T23:26:00Z">
        <w:r w:rsidRPr="00502554" w:rsidDel="001C19BE">
          <w:rPr>
            <w:rFonts w:ascii="Times New Roman" w:hAnsi="Times New Roman" w:cs="Times New Roman"/>
            <w:noProof/>
            <w:lang w:eastAsia="en-US"/>
          </w:rPr>
          <w:drawing>
            <wp:inline distT="19050" distB="19050" distL="19050" distR="19050" wp14:anchorId="24CEC4FE" wp14:editId="1085A053">
              <wp:extent cx="3843720" cy="2942317"/>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3843720" cy="2942317"/>
                      </a:xfrm>
                      <a:prstGeom prst="rect">
                        <a:avLst/>
                      </a:prstGeom>
                      <a:ln/>
                    </pic:spPr>
                  </pic:pic>
                </a:graphicData>
              </a:graphic>
            </wp:inline>
          </w:drawing>
        </w:r>
      </w:del>
    </w:p>
    <w:p w14:paraId="2D89346A" w14:textId="0726AE97" w:rsidR="001C19BE" w:rsidRPr="00502554" w:rsidRDefault="00FD7616" w:rsidP="00EC54CA">
      <w:pPr>
        <w:jc w:val="center"/>
        <w:rPr>
          <w:ins w:id="195" w:author="shreyasdeshmukh4@gmail.com" w:date="2016-10-13T23:27:00Z"/>
          <w:rFonts w:ascii="Times New Roman" w:hAnsi="Times New Roman" w:cs="Times New Roman"/>
        </w:rPr>
      </w:pPr>
      <w:ins w:id="196" w:author="shreyasdeshmukh4@gmail.com" w:date="2016-10-13T23:27:00Z">
        <w:r>
          <w:rPr>
            <w:rFonts w:ascii="Times New Roman" w:hAnsi="Times New Roman" w:cs="Times New Roman"/>
            <w:noProof/>
            <w:lang w:eastAsia="en-US"/>
          </w:rPr>
          <w:lastRenderedPageBreak/>
          <mc:AlternateContent>
            <mc:Choice Requires="wps">
              <w:drawing>
                <wp:anchor distT="0" distB="0" distL="114300" distR="114300" simplePos="0" relativeHeight="251666432" behindDoc="0" locked="0" layoutInCell="1" allowOverlap="1" wp14:anchorId="72048AEE" wp14:editId="44E3EDB3">
                  <wp:simplePos x="0" y="0"/>
                  <wp:positionH relativeFrom="column">
                    <wp:posOffset>19049</wp:posOffset>
                  </wp:positionH>
                  <wp:positionV relativeFrom="paragraph">
                    <wp:posOffset>2600325</wp:posOffset>
                  </wp:positionV>
                  <wp:extent cx="3152775" cy="5715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3152775" cy="5715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37D7C" id="Rectangle 21" o:spid="_x0000_s1026" style="position:absolute;margin-left:1.5pt;margin-top:204.75pt;width:248.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" filled="f" strokecolor="red" strokeweight="2.25pt"/>
              </w:pict>
            </mc:Fallback>
          </mc:AlternateContent>
        </w:r>
        <w:r w:rsidR="001C19BE">
          <w:rPr>
            <w:rFonts w:ascii="Times New Roman" w:hAnsi="Times New Roman" w:cs="Times New Roman"/>
            <w:noProof/>
            <w:lang w:eastAsia="en-US"/>
          </w:rPr>
          <mc:AlternateContent>
            <mc:Choice Requires="wps">
              <w:drawing>
                <wp:anchor distT="0" distB="0" distL="114300" distR="114300" simplePos="0" relativeHeight="251665408" behindDoc="0" locked="0" layoutInCell="1" allowOverlap="1" wp14:anchorId="3E8B5062" wp14:editId="57173001">
                  <wp:simplePos x="0" y="0"/>
                  <wp:positionH relativeFrom="column">
                    <wp:posOffset>66675</wp:posOffset>
                  </wp:positionH>
                  <wp:positionV relativeFrom="paragraph">
                    <wp:posOffset>1428750</wp:posOffset>
                  </wp:positionV>
                  <wp:extent cx="4829175" cy="2762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482917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DFA73" id="Rectangle 20" o:spid="_x0000_s1026" style="position:absolute;margin-left:5.25pt;margin-top:112.5pt;width:380.25pt;height:2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" filled="f" strokecolor="red" strokeweight="1.5pt"/>
              </w:pict>
            </mc:Fallback>
          </mc:AlternateContent>
        </w:r>
        <w:r w:rsidR="001C19BE">
          <w:rPr>
            <w:rFonts w:ascii="Times New Roman" w:hAnsi="Times New Roman" w:cs="Times New Roman"/>
            <w:noProof/>
            <w:lang w:eastAsia="en-US"/>
          </w:rPr>
          <w:drawing>
            <wp:inline distT="0" distB="0" distL="0" distR="0" wp14:anchorId="14A284EE" wp14:editId="0CA4CC6D">
              <wp:extent cx="5943600" cy="4278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ins>
    </w:p>
    <w:p w14:paraId="08A9F453" w14:textId="7E3724D1" w:rsidR="00EC54CA" w:rsidRPr="00502554" w:rsidRDefault="00EC54CA" w:rsidP="00FD7616">
      <w:pPr>
        <w:rPr>
          <w:rFonts w:ascii="Times New Roman" w:hAnsi="Times New Roman" w:cs="Times New Roman"/>
        </w:rPr>
      </w:pPr>
      <w:r w:rsidRPr="00502554">
        <w:rPr>
          <w:rFonts w:ascii="Times New Roman" w:eastAsia="Times New Roman" w:hAnsi="Times New Roman" w:cs="Times New Roman"/>
        </w:rPr>
        <w:t xml:space="preserve">Choose </w:t>
      </w:r>
      <w:ins w:id="197" w:author="shreyasdeshmukh4@gmail.com" w:date="2016-10-13T23:29:00Z">
        <w:r w:rsidR="00FD7616">
          <w:rPr>
            <w:rFonts w:ascii="Times New Roman" w:eastAsia="Times New Roman" w:hAnsi="Times New Roman" w:cs="Times New Roman"/>
          </w:rPr>
          <w:t xml:space="preserve">the path by clicking on the row in </w:t>
        </w:r>
      </w:ins>
      <w:del w:id="198" w:author="shreyasdeshmukh4@gmail.com" w:date="2016-10-13T23:28:00Z">
        <w:r w:rsidRPr="00502554" w:rsidDel="00FD7616">
          <w:rPr>
            <w:rFonts w:ascii="Times New Roman" w:eastAsia="Times New Roman" w:hAnsi="Times New Roman" w:cs="Times New Roman"/>
          </w:rPr>
          <w:delText>one of the paths by clicking on one row in the</w:delText>
        </w:r>
      </w:del>
      <w:r w:rsidRPr="00502554">
        <w:rPr>
          <w:rFonts w:ascii="Times New Roman" w:eastAsia="Times New Roman" w:hAnsi="Times New Roman" w:cs="Times New Roman"/>
        </w:rPr>
        <w:t xml:space="preserve"> “</w:t>
      </w:r>
      <w:r w:rsidRPr="00502554">
        <w:rPr>
          <w:rFonts w:ascii="Times New Roman" w:eastAsia="Times New Roman" w:hAnsi="Times New Roman" w:cs="Times New Roman"/>
          <w:u w:val="single"/>
        </w:rPr>
        <w:t>Path List</w:t>
      </w:r>
      <w:r w:rsidRPr="00502554">
        <w:rPr>
          <w:rFonts w:ascii="Times New Roman" w:eastAsia="Times New Roman" w:hAnsi="Times New Roman" w:cs="Times New Roman"/>
        </w:rPr>
        <w:t>”, and the count of the vehicles taking the selected path are shown in “</w:t>
      </w:r>
      <w:r w:rsidRPr="00502554">
        <w:rPr>
          <w:rFonts w:ascii="Times New Roman" w:eastAsia="Times New Roman" w:hAnsi="Times New Roman" w:cs="Times New Roman"/>
          <w:u w:val="single"/>
        </w:rPr>
        <w:t>Vehicle List</w:t>
      </w:r>
      <w:r w:rsidRPr="00502554">
        <w:rPr>
          <w:rFonts w:ascii="Times New Roman" w:eastAsia="Times New Roman" w:hAnsi="Times New Roman" w:cs="Times New Roman"/>
        </w:rPr>
        <w:t>”. At the same time, the corresponding path is also highlighted in the map.</w:t>
      </w:r>
    </w:p>
    <w:p w14:paraId="7B0ECF44" w14:textId="55BA0D30" w:rsidR="00EC54CA" w:rsidRDefault="00EC54CA" w:rsidP="00EC54CA">
      <w:pPr>
        <w:jc w:val="center"/>
        <w:rPr>
          <w:ins w:id="199" w:author="shreyasdeshmukh4@gmail.com" w:date="2016-10-13T23:42:00Z"/>
          <w:rFonts w:ascii="Times New Roman" w:hAnsi="Times New Roman" w:cs="Times New Roman"/>
        </w:rPr>
      </w:pPr>
      <w:del w:id="200" w:author="shreyasdeshmukh4@gmail.com" w:date="2016-10-13T23:41:00Z">
        <w:r w:rsidRPr="00502554" w:rsidDel="00BD26D1">
          <w:rPr>
            <w:rFonts w:ascii="Times New Roman" w:hAnsi="Times New Roman" w:cs="Times New Roman"/>
            <w:noProof/>
            <w:lang w:eastAsia="en-US"/>
          </w:rPr>
          <w:drawing>
            <wp:inline distT="19050" distB="19050" distL="19050" distR="19050" wp14:anchorId="4EF44E48" wp14:editId="016DF889">
              <wp:extent cx="3654358" cy="2733578"/>
              <wp:effectExtent l="0" t="0" r="0" b="0"/>
              <wp:docPr id="29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3654358" cy="2733578"/>
                      </a:xfrm>
                      <a:prstGeom prst="rect">
                        <a:avLst/>
                      </a:prstGeom>
                      <a:ln/>
                    </pic:spPr>
                  </pic:pic>
                </a:graphicData>
              </a:graphic>
            </wp:inline>
          </w:drawing>
        </w:r>
      </w:del>
    </w:p>
    <w:p w14:paraId="5D98C4E0" w14:textId="286BB726" w:rsidR="00BD26D1" w:rsidRDefault="00BD26D1" w:rsidP="00EC54CA">
      <w:pPr>
        <w:jc w:val="center"/>
        <w:rPr>
          <w:ins w:id="201" w:author="shreyasdeshmukh4@gmail.com" w:date="2016-10-13T23:41:00Z"/>
          <w:rFonts w:ascii="Times New Roman" w:hAnsi="Times New Roman" w:cs="Times New Roman"/>
        </w:rPr>
      </w:pPr>
      <w:ins w:id="202" w:author="shreyasdeshmukh4@gmail.com" w:date="2016-10-13T23:43:00Z">
        <w:r>
          <w:rPr>
            <w:rFonts w:ascii="Times New Roman" w:hAnsi="Times New Roman" w:cs="Times New Roman"/>
            <w:noProof/>
            <w:lang w:eastAsia="en-US"/>
          </w:rPr>
          <w:lastRenderedPageBreak/>
          <mc:AlternateContent>
            <mc:Choice Requires="wps">
              <w:drawing>
                <wp:anchor distT="0" distB="0" distL="114300" distR="114300" simplePos="0" relativeHeight="251667456" behindDoc="0" locked="0" layoutInCell="1" allowOverlap="1" wp14:anchorId="475DF902" wp14:editId="224F7336">
                  <wp:simplePos x="0" y="0"/>
                  <wp:positionH relativeFrom="column">
                    <wp:posOffset>3209925</wp:posOffset>
                  </wp:positionH>
                  <wp:positionV relativeFrom="paragraph">
                    <wp:posOffset>2390775</wp:posOffset>
                  </wp:positionV>
                  <wp:extent cx="2724150" cy="12763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2724150" cy="1276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01779" id="Rectangle 23" o:spid="_x0000_s1026" style="position:absolute;margin-left:252.75pt;margin-top:188.25pt;width:214.5pt;height:1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" filled="f" strokecolor="red" strokeweight="2.25pt"/>
              </w:pict>
            </mc:Fallback>
          </mc:AlternateContent>
        </w:r>
      </w:ins>
      <w:ins w:id="203" w:author="shreyasdeshmukh4@gmail.com" w:date="2016-10-13T23:42:00Z">
        <w:r>
          <w:rPr>
            <w:rFonts w:ascii="Times New Roman" w:hAnsi="Times New Roman" w:cs="Times New Roman"/>
            <w:noProof/>
            <w:lang w:eastAsia="en-US"/>
          </w:rPr>
          <w:drawing>
            <wp:inline distT="0" distB="0" distL="0" distR="0" wp14:anchorId="38680A9C" wp14:editId="0707979E">
              <wp:extent cx="5943600" cy="4278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ins>
    </w:p>
    <w:p w14:paraId="3E73F160" w14:textId="77777777" w:rsidR="00BD26D1" w:rsidRPr="00BD26D1" w:rsidRDefault="00BD26D1" w:rsidP="00EC54CA">
      <w:pPr>
        <w:jc w:val="center"/>
        <w:rPr>
          <w:rFonts w:ascii="Times New Roman" w:hAnsi="Times New Roman" w:cs="Times New Roman"/>
          <w:color w:val="FFFF00"/>
          <w:rPrChange w:id="204" w:author="shreyasdeshmukh4@gmail.com" w:date="2016-10-13T23:44:00Z">
            <w:rPr>
              <w:rFonts w:ascii="Times New Roman" w:hAnsi="Times New Roman" w:cs="Times New Roman"/>
            </w:rPr>
          </w:rPrChange>
        </w:rPr>
      </w:pPr>
    </w:p>
    <w:p w14:paraId="02326FF9" w14:textId="77777777" w:rsidR="00EC54CA" w:rsidRPr="00BD26D1" w:rsidRDefault="00EC54CA" w:rsidP="00EC54CA">
      <w:pPr>
        <w:jc w:val="center"/>
        <w:rPr>
          <w:rFonts w:ascii="Times New Roman" w:hAnsi="Times New Roman" w:cs="Times New Roman"/>
          <w:color w:val="FFFF00"/>
          <w:rPrChange w:id="205" w:author="shreyasdeshmukh4@gmail.com" w:date="2016-10-13T23:44:00Z">
            <w:rPr>
              <w:rFonts w:ascii="Times New Roman" w:hAnsi="Times New Roman" w:cs="Times New Roman"/>
            </w:rPr>
          </w:rPrChange>
        </w:rPr>
      </w:pPr>
      <w:r w:rsidRPr="00BD26D1">
        <w:rPr>
          <w:rFonts w:ascii="Times New Roman" w:hAnsi="Times New Roman" w:cs="Times New Roman"/>
          <w:noProof/>
          <w:color w:val="FFFF00"/>
          <w:lang w:eastAsia="en-US"/>
          <w:rPrChange w:id="206" w:author="shreyasdeshmukh4@gmail.com" w:date="2016-10-13T23:44:00Z">
            <w:rPr>
              <w:rFonts w:ascii="Times New Roman" w:hAnsi="Times New Roman" w:cs="Times New Roman"/>
              <w:noProof/>
              <w:lang w:eastAsia="en-US"/>
            </w:rPr>
          </w:rPrChange>
        </w:rPr>
        <w:drawing>
          <wp:inline distT="19050" distB="19050" distL="19050" distR="19050" wp14:anchorId="058D18D8" wp14:editId="10FEBE42">
            <wp:extent cx="4338175" cy="2411101"/>
            <wp:effectExtent l="0" t="0" r="0" b="0"/>
            <wp:docPr id="29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a:stretch>
                      <a:fillRect/>
                    </a:stretch>
                  </pic:blipFill>
                  <pic:spPr>
                    <a:xfrm>
                      <a:off x="0" y="0"/>
                      <a:ext cx="4338175" cy="2411101"/>
                    </a:xfrm>
                    <a:prstGeom prst="rect">
                      <a:avLst/>
                    </a:prstGeom>
                    <a:ln/>
                  </pic:spPr>
                </pic:pic>
              </a:graphicData>
            </a:graphic>
          </wp:inline>
        </w:drawing>
      </w:r>
    </w:p>
    <w:p w14:paraId="63FE5821" w14:textId="77777777" w:rsidR="00EC54CA" w:rsidRPr="00BD26D1" w:rsidRDefault="00EC54CA" w:rsidP="00EC54CA">
      <w:pPr>
        <w:rPr>
          <w:rFonts w:ascii="Times New Roman" w:hAnsi="Times New Roman" w:cs="Times New Roman"/>
          <w:color w:val="FFFF00"/>
          <w:rPrChange w:id="207" w:author="shreyasdeshmukh4@gmail.com" w:date="2016-10-13T23:44:00Z">
            <w:rPr>
              <w:rFonts w:ascii="Times New Roman" w:hAnsi="Times New Roman" w:cs="Times New Roman"/>
            </w:rPr>
          </w:rPrChange>
        </w:rPr>
      </w:pPr>
    </w:p>
    <w:p w14:paraId="2F87DE6E" w14:textId="77777777" w:rsidR="00EC54CA" w:rsidRPr="00BD26D1" w:rsidRDefault="00EC54CA" w:rsidP="00EC54CA">
      <w:pPr>
        <w:rPr>
          <w:rFonts w:ascii="Times New Roman" w:hAnsi="Times New Roman" w:cs="Times New Roman"/>
          <w:color w:val="FFFF00"/>
          <w:rPrChange w:id="208" w:author="shreyasdeshmukh4@gmail.com" w:date="2016-10-13T23:44:00Z">
            <w:rPr>
              <w:rFonts w:ascii="Times New Roman" w:hAnsi="Times New Roman" w:cs="Times New Roman"/>
            </w:rPr>
          </w:rPrChang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78045104" w14:textId="77777777" w:rsidTr="00E96BA4">
        <w:tc>
          <w:tcPr>
            <w:tcW w:w="9360" w:type="dxa"/>
            <w:shd w:val="clear" w:color="auto" w:fill="F3F3F3"/>
            <w:tcMar>
              <w:top w:w="100" w:type="dxa"/>
              <w:left w:w="100" w:type="dxa"/>
              <w:bottom w:w="100" w:type="dxa"/>
              <w:right w:w="100" w:type="dxa"/>
            </w:tcMar>
          </w:tcPr>
          <w:p w14:paraId="0A6CF6C9" w14:textId="273EB68B" w:rsidR="00EC54CA" w:rsidRPr="00502554" w:rsidDel="00AB6791" w:rsidRDefault="00EC54CA" w:rsidP="00E96BA4">
            <w:pPr>
              <w:spacing w:line="240" w:lineRule="auto"/>
              <w:rPr>
                <w:del w:id="209" w:author="shreyasdeshmukh4@gmail.com" w:date="2016-10-13T23:53:00Z"/>
                <w:rFonts w:ascii="Times New Roman" w:hAnsi="Times New Roman" w:cs="Times New Roman"/>
              </w:rPr>
            </w:pPr>
            <w:del w:id="210" w:author="shreyasdeshmukh4@gmail.com" w:date="2016-10-13T23:53:00Z">
              <w:r w:rsidRPr="00502554" w:rsidDel="00AB6791">
                <w:rPr>
                  <w:rFonts w:ascii="Times New Roman" w:eastAsia="Times New Roman" w:hAnsi="Times New Roman" w:cs="Times New Roman"/>
                </w:rPr>
                <w:delText>Remark</w:delText>
              </w:r>
            </w:del>
          </w:p>
          <w:p w14:paraId="114421D0" w14:textId="4556B702" w:rsidR="00EC54CA" w:rsidRPr="00502554" w:rsidDel="00AB6791" w:rsidRDefault="00EC54CA" w:rsidP="00E96BA4">
            <w:pPr>
              <w:spacing w:line="240" w:lineRule="auto"/>
              <w:rPr>
                <w:del w:id="211" w:author="shreyasdeshmukh4@gmail.com" w:date="2016-10-13T23:53:00Z"/>
                <w:rFonts w:ascii="Times New Roman" w:hAnsi="Times New Roman" w:cs="Times New Roman"/>
              </w:rPr>
            </w:pPr>
            <w:del w:id="212" w:author="shreyasdeshmukh4@gmail.com" w:date="2016-10-13T23:53:00Z">
              <w:r w:rsidRPr="00502554" w:rsidDel="00AB6791">
                <w:rPr>
                  <w:rFonts w:ascii="Times New Roman" w:eastAsia="Times New Roman" w:hAnsi="Times New Roman" w:cs="Times New Roman"/>
                </w:rPr>
                <w:delText xml:space="preserve">Under user equilibrium, travel time on both routes (with positive flow) should be the same. In this toy network, the number of vehicles on both routes should be the same. </w:delText>
              </w:r>
            </w:del>
          </w:p>
          <w:p w14:paraId="7DD1E327" w14:textId="000AA6CC" w:rsidR="00EC54CA" w:rsidRPr="00502554" w:rsidRDefault="00EC54CA" w:rsidP="00E96BA4">
            <w:pPr>
              <w:spacing w:line="240" w:lineRule="auto"/>
              <w:rPr>
                <w:rFonts w:ascii="Times New Roman" w:hAnsi="Times New Roman" w:cs="Times New Roman"/>
              </w:rPr>
            </w:pPr>
            <w:del w:id="213" w:author="shreyasdeshmukh4@gmail.com" w:date="2016-10-13T23:53:00Z">
              <w:r w:rsidRPr="00502554" w:rsidDel="00AB6791">
                <w:rPr>
                  <w:rFonts w:ascii="Times New Roman" w:eastAsia="Times New Roman" w:hAnsi="Times New Roman" w:cs="Times New Roman"/>
                </w:rPr>
                <w:delText xml:space="preserve">As DTALite uses an agent-based assignment procedure (as opposed to the flow/fluid based representation) and the Method of Successive Averages is selected, at iteration 20, a small number of agents (5% of 4000 vehicles = 200 vehicles)  are selected randomly to switch to the shortest path route. </w:delText>
              </w:r>
              <w:r w:rsidRPr="00502554" w:rsidDel="00AB6791">
                <w:rPr>
                  <w:rFonts w:ascii="Times New Roman" w:eastAsia="Times New Roman" w:hAnsi="Times New Roman" w:cs="Times New Roman"/>
                </w:rPr>
                <w:lastRenderedPageBreak/>
                <w:delText>The numerical rounding error can lead to 2006 vehicles on route 1, 1994 vehicles on route 2, as opposed to the theoretical value of 2000 vs. 2000 vehicles.</w:delText>
              </w:r>
            </w:del>
            <w:r w:rsidRPr="00502554">
              <w:rPr>
                <w:rFonts w:ascii="Times New Roman" w:eastAsia="Times New Roman" w:hAnsi="Times New Roman" w:cs="Times New Roman"/>
              </w:rPr>
              <w:t xml:space="preserve"> </w:t>
            </w:r>
          </w:p>
        </w:tc>
      </w:tr>
    </w:tbl>
    <w:p w14:paraId="58A4FE6A" w14:textId="77777777" w:rsidR="00EC54CA" w:rsidRPr="00502554" w:rsidRDefault="00EC54CA" w:rsidP="00EC54CA">
      <w:pPr>
        <w:rPr>
          <w:rFonts w:ascii="Times New Roman" w:hAnsi="Times New Roman" w:cs="Times New Roman"/>
        </w:rPr>
      </w:pPr>
    </w:p>
    <w:p w14:paraId="4CC0FB01" w14:textId="77777777" w:rsidR="00EC54CA" w:rsidRPr="00502554" w:rsidRDefault="00EC54CA" w:rsidP="00EC54CA">
      <w:pPr>
        <w:rPr>
          <w:rFonts w:ascii="Times New Roman" w:hAnsi="Times New Roman" w:cs="Times New Roman"/>
        </w:rPr>
      </w:pPr>
    </w:p>
    <w:p w14:paraId="226A2EA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Use the “summary” button to verify the overall network performance. </w:t>
      </w:r>
    </w:p>
    <w:p w14:paraId="5E8D907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lang w:eastAsia="en-US"/>
        </w:rPr>
        <w:drawing>
          <wp:inline distT="19050" distB="19050" distL="19050" distR="19050" wp14:anchorId="17D5AEC3" wp14:editId="7B9E3EEF">
            <wp:extent cx="587448" cy="323850"/>
            <wp:effectExtent l="0" t="0" r="0" b="0"/>
            <wp:docPr id="30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587448" cy="323850"/>
                    </a:xfrm>
                    <a:prstGeom prst="rect">
                      <a:avLst/>
                    </a:prstGeom>
                    <a:ln/>
                  </pic:spPr>
                </pic:pic>
              </a:graphicData>
            </a:graphic>
          </wp:inline>
        </w:drawing>
      </w:r>
      <w:r w:rsidRPr="00502554">
        <w:rPr>
          <w:rFonts w:ascii="Times New Roman" w:eastAsia="Times New Roman" w:hAnsi="Times New Roman" w:cs="Times New Roman"/>
        </w:rPr>
        <w:t xml:space="preserve"> in tool bar, then a dialog box named “Data Summary Dialog” appears. Select items in X Axis and Y Axis Drop-down lists (For example, select “15-min Departure Time Interval” and “Cumulative Number of Vehicles”, respectively).</w:t>
      </w:r>
    </w:p>
    <w:p w14:paraId="77EC1B77" w14:textId="33AD9DA0" w:rsidR="00EC54CA" w:rsidRPr="00502554" w:rsidRDefault="00EC54CA" w:rsidP="00EC54CA">
      <w:pPr>
        <w:jc w:val="center"/>
        <w:rPr>
          <w:rFonts w:ascii="Times New Roman" w:hAnsi="Times New Roman" w:cs="Times New Roman"/>
        </w:rPr>
      </w:pPr>
      <w:del w:id="214" w:author="shreyasdeshmukh4@gmail.com" w:date="2016-10-13T23:56:00Z">
        <w:r w:rsidRPr="00502554" w:rsidDel="00AB6791">
          <w:rPr>
            <w:rFonts w:ascii="Times New Roman" w:hAnsi="Times New Roman" w:cs="Times New Roman"/>
            <w:noProof/>
            <w:lang w:eastAsia="en-US"/>
          </w:rPr>
          <w:drawing>
            <wp:inline distT="19050" distB="19050" distL="19050" distR="19050" wp14:anchorId="00E15DB3" wp14:editId="2684E1D6">
              <wp:extent cx="4351941" cy="2145749"/>
              <wp:effectExtent l="0" t="0" r="0" b="0"/>
              <wp:docPr id="30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5"/>
                      <a:srcRect/>
                      <a:stretch>
                        <a:fillRect/>
                      </a:stretch>
                    </pic:blipFill>
                    <pic:spPr>
                      <a:xfrm>
                        <a:off x="0" y="0"/>
                        <a:ext cx="4351941" cy="2145749"/>
                      </a:xfrm>
                      <a:prstGeom prst="rect">
                        <a:avLst/>
                      </a:prstGeom>
                      <a:ln/>
                    </pic:spPr>
                  </pic:pic>
                </a:graphicData>
              </a:graphic>
            </wp:inline>
          </w:drawing>
        </w:r>
      </w:del>
    </w:p>
    <w:p w14:paraId="37E69632" w14:textId="536B29B4" w:rsidR="00EC54CA" w:rsidRDefault="00EC54CA" w:rsidP="00EC54CA">
      <w:pPr>
        <w:jc w:val="center"/>
        <w:rPr>
          <w:ins w:id="215" w:author="shreyasdeshmukh4@gmail.com" w:date="2016-10-13T23:57:00Z"/>
          <w:rFonts w:ascii="Times New Roman" w:hAnsi="Times New Roman" w:cs="Times New Roman"/>
        </w:rPr>
      </w:pPr>
      <w:del w:id="216" w:author="shreyasdeshmukh4@gmail.com" w:date="2016-10-13T23:56:00Z">
        <w:r w:rsidRPr="00502554" w:rsidDel="00AB6791">
          <w:rPr>
            <w:rFonts w:ascii="Times New Roman" w:hAnsi="Times New Roman" w:cs="Times New Roman"/>
            <w:noProof/>
            <w:lang w:eastAsia="en-US"/>
          </w:rPr>
          <w:drawing>
            <wp:inline distT="19050" distB="19050" distL="19050" distR="19050" wp14:anchorId="4BB5DCA4" wp14:editId="5C7D7129">
              <wp:extent cx="4174631" cy="2590784"/>
              <wp:effectExtent l="0" t="0" r="0" b="0"/>
              <wp:docPr id="30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6"/>
                      <a:srcRect/>
                      <a:stretch>
                        <a:fillRect/>
                      </a:stretch>
                    </pic:blipFill>
                    <pic:spPr>
                      <a:xfrm>
                        <a:off x="0" y="0"/>
                        <a:ext cx="4174631" cy="2590784"/>
                      </a:xfrm>
                      <a:prstGeom prst="rect">
                        <a:avLst/>
                      </a:prstGeom>
                      <a:ln/>
                    </pic:spPr>
                  </pic:pic>
                </a:graphicData>
              </a:graphic>
            </wp:inline>
          </w:drawing>
        </w:r>
      </w:del>
    </w:p>
    <w:p w14:paraId="512BC93D" w14:textId="09A46CA2" w:rsidR="00AB6791" w:rsidRPr="00502554" w:rsidRDefault="00AB6791" w:rsidP="00EC54CA">
      <w:pPr>
        <w:jc w:val="center"/>
        <w:rPr>
          <w:rFonts w:ascii="Times New Roman" w:hAnsi="Times New Roman" w:cs="Times New Roman"/>
        </w:rPr>
      </w:pPr>
      <w:ins w:id="217" w:author="shreyasdeshmukh4@gmail.com" w:date="2016-10-13T23:57:00Z">
        <w:r>
          <w:rPr>
            <w:rFonts w:ascii="Times New Roman" w:hAnsi="Times New Roman" w:cs="Times New Roman"/>
            <w:noProof/>
            <w:lang w:eastAsia="en-US"/>
          </w:rPr>
          <w:lastRenderedPageBreak/>
          <w:drawing>
            <wp:inline distT="0" distB="0" distL="0" distR="0" wp14:anchorId="03E82B64" wp14:editId="4B8C8146">
              <wp:extent cx="5943600" cy="2875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ins>
    </w:p>
    <w:p w14:paraId="241CE0A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figure plots the Cumulative Number of Vehicles is shown below as an example.</w:t>
      </w:r>
    </w:p>
    <w:p w14:paraId="02E2E3AD" w14:textId="2A70C6E5" w:rsidR="00EC54CA" w:rsidRDefault="00EC54CA" w:rsidP="00EC54CA">
      <w:pPr>
        <w:jc w:val="center"/>
        <w:rPr>
          <w:ins w:id="218" w:author="shreyasdeshmukh4@gmail.com" w:date="2016-10-13T23:57:00Z"/>
          <w:rFonts w:ascii="Times New Roman" w:hAnsi="Times New Roman" w:cs="Times New Roman"/>
        </w:rPr>
      </w:pPr>
      <w:del w:id="219" w:author="shreyasdeshmukh4@gmail.com" w:date="2016-10-13T23:57:00Z">
        <w:r w:rsidRPr="00502554" w:rsidDel="00AB6791">
          <w:rPr>
            <w:rFonts w:ascii="Times New Roman" w:hAnsi="Times New Roman" w:cs="Times New Roman"/>
            <w:noProof/>
            <w:lang w:eastAsia="en-US"/>
          </w:rPr>
          <w:drawing>
            <wp:inline distT="19050" distB="19050" distL="19050" distR="19050" wp14:anchorId="5E52D877" wp14:editId="34BF501A">
              <wp:extent cx="3392582" cy="1872596"/>
              <wp:effectExtent l="0" t="0" r="0" b="0"/>
              <wp:docPr id="30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8"/>
                      <a:srcRect/>
                      <a:stretch>
                        <a:fillRect/>
                      </a:stretch>
                    </pic:blipFill>
                    <pic:spPr>
                      <a:xfrm>
                        <a:off x="0" y="0"/>
                        <a:ext cx="3392582" cy="1872596"/>
                      </a:xfrm>
                      <a:prstGeom prst="rect">
                        <a:avLst/>
                      </a:prstGeom>
                      <a:ln/>
                    </pic:spPr>
                  </pic:pic>
                </a:graphicData>
              </a:graphic>
            </wp:inline>
          </w:drawing>
        </w:r>
      </w:del>
    </w:p>
    <w:p w14:paraId="438B03AD" w14:textId="3FE63211" w:rsidR="00AB6791" w:rsidRPr="00502554" w:rsidRDefault="00AB6791" w:rsidP="00EC54CA">
      <w:pPr>
        <w:jc w:val="center"/>
        <w:rPr>
          <w:rFonts w:ascii="Times New Roman" w:hAnsi="Times New Roman" w:cs="Times New Roman"/>
        </w:rPr>
      </w:pPr>
      <w:ins w:id="220" w:author="shreyasdeshmukh4@gmail.com" w:date="2016-10-13T23:57:00Z">
        <w:r>
          <w:rPr>
            <w:rFonts w:ascii="Times New Roman" w:hAnsi="Times New Roman" w:cs="Times New Roman"/>
            <w:noProof/>
            <w:lang w:eastAsia="en-US"/>
          </w:rPr>
          <w:drawing>
            <wp:inline distT="0" distB="0" distL="0" distR="0" wp14:anchorId="7D1B8512" wp14:editId="758BAA16">
              <wp:extent cx="5943600" cy="2948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ins>
    </w:p>
    <w:p w14:paraId="55450D2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the item “</w:t>
      </w:r>
      <w:proofErr w:type="spellStart"/>
      <w:r w:rsidRPr="00502554">
        <w:rPr>
          <w:rFonts w:ascii="Times New Roman" w:eastAsia="Times New Roman" w:hAnsi="Times New Roman" w:cs="Times New Roman"/>
        </w:rPr>
        <w:t>Avg</w:t>
      </w:r>
      <w:proofErr w:type="spellEnd"/>
      <w:r w:rsidRPr="00502554">
        <w:rPr>
          <w:rFonts w:ascii="Times New Roman" w:eastAsia="Times New Roman" w:hAnsi="Times New Roman" w:cs="Times New Roman"/>
        </w:rPr>
        <w:t xml:space="preserve"> Travel Time (min)” under the Y Axis drop-down list to show the average travel time in the network.</w:t>
      </w:r>
    </w:p>
    <w:p w14:paraId="5515AE6A" w14:textId="1722AC7C" w:rsidR="00EC54CA" w:rsidRDefault="00EC54CA" w:rsidP="00EC54CA">
      <w:pPr>
        <w:jc w:val="center"/>
        <w:rPr>
          <w:ins w:id="221" w:author="shreyasdeshmukh4@gmail.com" w:date="2016-10-13T23:58:00Z"/>
          <w:rFonts w:ascii="Times New Roman" w:hAnsi="Times New Roman" w:cs="Times New Roman"/>
        </w:rPr>
      </w:pPr>
      <w:del w:id="222" w:author="shreyasdeshmukh4@gmail.com" w:date="2016-10-13T23:58:00Z">
        <w:r w:rsidRPr="00502554" w:rsidDel="004C45E6">
          <w:rPr>
            <w:rFonts w:ascii="Times New Roman" w:hAnsi="Times New Roman" w:cs="Times New Roman"/>
            <w:noProof/>
            <w:lang w:eastAsia="en-US"/>
          </w:rPr>
          <w:lastRenderedPageBreak/>
          <w:drawing>
            <wp:inline distT="19050" distB="19050" distL="19050" distR="19050" wp14:anchorId="65FFF4B2" wp14:editId="19D83980">
              <wp:extent cx="4672062" cy="2303586"/>
              <wp:effectExtent l="0" t="0" r="0" b="0"/>
              <wp:docPr id="30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0"/>
                      <a:srcRect/>
                      <a:stretch>
                        <a:fillRect/>
                      </a:stretch>
                    </pic:blipFill>
                    <pic:spPr>
                      <a:xfrm>
                        <a:off x="0" y="0"/>
                        <a:ext cx="4672062" cy="2303586"/>
                      </a:xfrm>
                      <a:prstGeom prst="rect">
                        <a:avLst/>
                      </a:prstGeom>
                      <a:ln/>
                    </pic:spPr>
                  </pic:pic>
                </a:graphicData>
              </a:graphic>
            </wp:inline>
          </w:drawing>
        </w:r>
      </w:del>
    </w:p>
    <w:p w14:paraId="283FC161" w14:textId="71D25499" w:rsidR="004C45E6" w:rsidRPr="00502554" w:rsidRDefault="004C45E6" w:rsidP="00EC54CA">
      <w:pPr>
        <w:jc w:val="center"/>
        <w:rPr>
          <w:rFonts w:ascii="Times New Roman" w:hAnsi="Times New Roman" w:cs="Times New Roman"/>
        </w:rPr>
      </w:pPr>
      <w:ins w:id="223" w:author="shreyasdeshmukh4@gmail.com" w:date="2016-10-13T23:58:00Z">
        <w:r>
          <w:rPr>
            <w:rFonts w:ascii="Times New Roman" w:hAnsi="Times New Roman" w:cs="Times New Roman"/>
            <w:noProof/>
            <w:lang w:eastAsia="en-US"/>
          </w:rPr>
          <w:drawing>
            <wp:inline distT="0" distB="0" distL="0" distR="0" wp14:anchorId="2D0452FE" wp14:editId="7C234E23">
              <wp:extent cx="5943600" cy="2945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ins>
    </w:p>
    <w:p w14:paraId="3BD0F9E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Try to change items in the drop-down lists and figure format (pie chart vs. Bar Chart) to check other network performances.</w:t>
      </w:r>
    </w:p>
    <w:p w14:paraId="5B1064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Close NEXTA.</w:t>
      </w:r>
    </w:p>
    <w:p w14:paraId="1EFD50B6" w14:textId="77777777" w:rsidR="00EC54CA" w:rsidRPr="00502554" w:rsidRDefault="00EC54CA" w:rsidP="00EC54CA">
      <w:pPr>
        <w:rPr>
          <w:rFonts w:ascii="Times New Roman" w:hAnsi="Times New Roman" w:cs="Times New Roman"/>
        </w:rPr>
      </w:pPr>
    </w:p>
    <w:p w14:paraId="770E23D1" w14:textId="77777777" w:rsidR="00EC54CA" w:rsidRPr="00502554" w:rsidRDefault="00EC54CA" w:rsidP="00EC54CA">
      <w:pPr>
        <w:rPr>
          <w:rFonts w:ascii="Times New Roman" w:hAnsi="Times New Roman" w:cs="Times New Roman"/>
        </w:rPr>
      </w:pPr>
    </w:p>
    <w:p w14:paraId="7480F0A0" w14:textId="77777777" w:rsidR="00EC54CA" w:rsidRPr="00502554" w:rsidRDefault="00EC54CA" w:rsidP="00EC54CA">
      <w:pPr>
        <w:rPr>
          <w:rFonts w:ascii="Times New Roman" w:hAnsi="Times New Roman" w:cs="Times New Roman"/>
        </w:rPr>
      </w:pPr>
    </w:p>
    <w:p w14:paraId="119C12F4" w14:textId="77777777" w:rsidR="00EC54CA" w:rsidRPr="00502554" w:rsidRDefault="00EC54CA" w:rsidP="00EC54CA">
      <w:pPr>
        <w:rPr>
          <w:rFonts w:ascii="Times New Roman" w:hAnsi="Times New Roman" w:cs="Times New Roman"/>
        </w:rPr>
      </w:pPr>
    </w:p>
    <w:p w14:paraId="2B8FD29D" w14:textId="77777777" w:rsidR="00EC54CA" w:rsidRPr="00502554" w:rsidRDefault="00EC54CA" w:rsidP="00EC54CA">
      <w:pPr>
        <w:rPr>
          <w:rFonts w:ascii="Times New Roman" w:hAnsi="Times New Roman" w:cs="Times New Roman"/>
        </w:rPr>
      </w:pPr>
    </w:p>
    <w:p w14:paraId="478F9ED0" w14:textId="77777777" w:rsidR="00EC54CA" w:rsidRPr="00502554" w:rsidRDefault="00EC54CA" w:rsidP="00EC54CA">
      <w:pPr>
        <w:rPr>
          <w:rFonts w:ascii="Times New Roman" w:hAnsi="Times New Roman" w:cs="Times New Roman"/>
        </w:rPr>
      </w:pPr>
    </w:p>
    <w:p w14:paraId="6BCC59DE" w14:textId="462789F2" w:rsidR="00EC54CA" w:rsidRPr="00502554" w:rsidDel="005B01C0" w:rsidRDefault="00EC54CA" w:rsidP="00EC54CA">
      <w:pPr>
        <w:pStyle w:val="Heading1"/>
        <w:contextualSpacing w:val="0"/>
        <w:rPr>
          <w:del w:id="224" w:author="shreyasdeshmukh4@gmail.com" w:date="2016-10-14T00:29:00Z"/>
          <w:rFonts w:ascii="Times New Roman" w:hAnsi="Times New Roman" w:cs="Times New Roman"/>
          <w:sz w:val="22"/>
          <w:szCs w:val="22"/>
        </w:rPr>
      </w:pPr>
      <w:bookmarkStart w:id="225" w:name="_agyyd0nj2zvc" w:colFirst="0" w:colLast="0"/>
      <w:bookmarkEnd w:id="225"/>
      <w:del w:id="226" w:author="shreyasdeshmukh4@gmail.com" w:date="2016-10-14T00:29:00Z">
        <w:r w:rsidRPr="00502554" w:rsidDel="005B01C0">
          <w:rPr>
            <w:rFonts w:ascii="Times New Roman" w:hAnsi="Times New Roman" w:cs="Times New Roman"/>
            <w:sz w:val="22"/>
            <w:szCs w:val="22"/>
          </w:rPr>
          <w:delText>Task 3: Add a link 3-&gt;4 into the Braess network and run the static simulation.</w:delText>
        </w:r>
      </w:del>
    </w:p>
    <w:p w14:paraId="19A07E5B" w14:textId="75E3D557" w:rsidR="00EC54CA" w:rsidRPr="00502554" w:rsidDel="005B01C0" w:rsidRDefault="00EC54CA" w:rsidP="00EC54CA">
      <w:pPr>
        <w:rPr>
          <w:del w:id="227" w:author="shreyasdeshmukh4@gmail.com" w:date="2016-10-14T00:29:00Z"/>
          <w:rFonts w:ascii="Times New Roman" w:hAnsi="Times New Roman" w:cs="Times New Roman"/>
        </w:rPr>
      </w:pPr>
    </w:p>
    <w:p w14:paraId="3D1C2155" w14:textId="5FD9E55F" w:rsidR="00EC54CA" w:rsidRPr="00502554" w:rsidDel="005B01C0" w:rsidRDefault="00EC54CA" w:rsidP="00EC54CA">
      <w:pPr>
        <w:rPr>
          <w:del w:id="228" w:author="shreyasdeshmukh4@gmail.com" w:date="2016-10-14T00:29:00Z"/>
          <w:rFonts w:ascii="Times New Roman" w:hAnsi="Times New Roman" w:cs="Times New Roman"/>
        </w:rPr>
      </w:pPr>
      <w:del w:id="229" w:author="shreyasdeshmukh4@gmail.com" w:date="2016-10-14T00:29:00Z">
        <w:r w:rsidRPr="00502554" w:rsidDel="005B01C0">
          <w:rPr>
            <w:rFonts w:ascii="Times New Roman" w:eastAsia="Times New Roman" w:hAnsi="Times New Roman" w:cs="Times New Roman"/>
          </w:rPr>
          <w:delText xml:space="preserve">Note:  There are two ways to add a new link 3-&gt;4. You can add the link directly on the map, and change the link attributes by clicking on the link layer, right click the </w:delText>
        </w:r>
        <w:r w:rsidRPr="00502554" w:rsidDel="005B01C0">
          <w:rPr>
            <w:rFonts w:ascii="Times New Roman" w:eastAsia="Times New Roman" w:hAnsi="Times New Roman" w:cs="Times New Roman"/>
            <w:u w:val="single"/>
          </w:rPr>
          <w:delText>View Link Properties for Selected Link</w:delText>
        </w:r>
        <w:r w:rsidRPr="00502554" w:rsidDel="005B01C0">
          <w:rPr>
            <w:rFonts w:ascii="Times New Roman" w:eastAsia="Times New Roman" w:hAnsi="Times New Roman" w:cs="Times New Roman"/>
          </w:rPr>
          <w:delText xml:space="preserve"> meu to ensure FFTT on link 3-&gt;4 = 0. </w:delText>
        </w:r>
      </w:del>
    </w:p>
    <w:p w14:paraId="7B377D29" w14:textId="75245050" w:rsidR="00EC54CA" w:rsidRPr="00502554" w:rsidDel="005B01C0" w:rsidRDefault="00EC54CA" w:rsidP="00EC54CA">
      <w:pPr>
        <w:rPr>
          <w:del w:id="230" w:author="shreyasdeshmukh4@gmail.com" w:date="2016-10-14T00:29:00Z"/>
          <w:rFonts w:ascii="Times New Roman" w:hAnsi="Times New Roman" w:cs="Times New Roman"/>
        </w:rPr>
      </w:pPr>
      <w:del w:id="231" w:author="shreyasdeshmukh4@gmail.com" w:date="2016-10-14T00:29:00Z">
        <w:r w:rsidRPr="00502554" w:rsidDel="005B01C0">
          <w:rPr>
            <w:rFonts w:ascii="Times New Roman" w:hAnsi="Times New Roman" w:cs="Times New Roman"/>
            <w:noProof/>
            <w:lang w:eastAsia="en-US"/>
          </w:rPr>
          <w:lastRenderedPageBreak/>
          <w:drawing>
            <wp:inline distT="19050" distB="19050" distL="19050" distR="19050" wp14:anchorId="75094884" wp14:editId="002FE90B">
              <wp:extent cx="3752850" cy="295275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3752850" cy="2952750"/>
                      </a:xfrm>
                      <a:prstGeom prst="rect">
                        <a:avLst/>
                      </a:prstGeom>
                      <a:ln/>
                    </pic:spPr>
                  </pic:pic>
                </a:graphicData>
              </a:graphic>
            </wp:inline>
          </w:drawing>
        </w:r>
      </w:del>
    </w:p>
    <w:p w14:paraId="1AC99272" w14:textId="5139EDC6" w:rsidR="00EC54CA" w:rsidRPr="00502554" w:rsidDel="005B01C0" w:rsidRDefault="00EC54CA" w:rsidP="00EC54CA">
      <w:pPr>
        <w:rPr>
          <w:del w:id="232" w:author="shreyasdeshmukh4@gmail.com" w:date="2016-10-14T00:29:00Z"/>
          <w:rFonts w:ascii="Times New Roman" w:hAnsi="Times New Roman" w:cs="Times New Roman"/>
        </w:rPr>
      </w:pPr>
      <w:del w:id="233" w:author="shreyasdeshmukh4@gmail.com" w:date="2016-10-14T00:29:00Z">
        <w:r w:rsidRPr="00502554" w:rsidDel="005B01C0">
          <w:rPr>
            <w:rFonts w:ascii="Times New Roman" w:eastAsia="Times New Roman" w:hAnsi="Times New Roman" w:cs="Times New Roman"/>
          </w:rPr>
          <w:delText xml:space="preserve">The second way to add this link is to change the Excel file to be described below. </w:delText>
        </w:r>
      </w:del>
    </w:p>
    <w:p w14:paraId="4203DF54" w14:textId="3663ACDB" w:rsidR="00EC54CA" w:rsidRPr="00502554" w:rsidDel="005B01C0" w:rsidRDefault="00EC54CA" w:rsidP="00EC54CA">
      <w:pPr>
        <w:rPr>
          <w:del w:id="234" w:author="shreyasdeshmukh4@gmail.com" w:date="2016-10-14T00:29:00Z"/>
          <w:rFonts w:ascii="Times New Roman" w:hAnsi="Times New Roman" w:cs="Times New Roman"/>
        </w:rPr>
      </w:pPr>
    </w:p>
    <w:p w14:paraId="299B7109" w14:textId="3E932391" w:rsidR="00EC54CA" w:rsidRPr="00502554" w:rsidDel="005B01C0" w:rsidRDefault="00EC54CA" w:rsidP="00EC54CA">
      <w:pPr>
        <w:jc w:val="both"/>
        <w:rPr>
          <w:del w:id="235" w:author="shreyasdeshmukh4@gmail.com" w:date="2016-10-14T00:29:00Z"/>
          <w:rFonts w:ascii="Times New Roman" w:hAnsi="Times New Roman" w:cs="Times New Roman"/>
        </w:rPr>
      </w:pPr>
      <w:del w:id="236" w:author="shreyasdeshmukh4@gmail.com" w:date="2016-10-14T00:29:00Z">
        <w:r w:rsidRPr="00502554" w:rsidDel="005B01C0">
          <w:rPr>
            <w:rFonts w:ascii="Times New Roman" w:eastAsia="Times New Roman" w:hAnsi="Times New Roman" w:cs="Times New Roman"/>
          </w:rPr>
          <w:delText>Step 1: Open the Excel file “Braess_Network.xls” and add basic information of link 3-&gt;4 (e) into the “3-link” sheet, save the Excel file as “Braess_Network_with_link3_4.xls”. Close the Excel file.</w:delText>
        </w:r>
      </w:del>
    </w:p>
    <w:p w14:paraId="4B4C1FBD" w14:textId="7A2DBFCB" w:rsidR="00EC54CA" w:rsidRPr="00502554" w:rsidDel="005B01C0" w:rsidRDefault="00EC54CA" w:rsidP="00EC54CA">
      <w:pPr>
        <w:rPr>
          <w:del w:id="237" w:author="shreyasdeshmukh4@gmail.com" w:date="2016-10-14T00:29:00Z"/>
          <w:rFonts w:ascii="Times New Roman" w:hAnsi="Times New Roman" w:cs="Times New Roman"/>
        </w:rPr>
      </w:pPr>
      <w:del w:id="238" w:author="shreyasdeshmukh4@gmail.com" w:date="2016-10-14T00:29:00Z">
        <w:r w:rsidRPr="00502554" w:rsidDel="005B01C0">
          <w:rPr>
            <w:rFonts w:ascii="Times New Roman" w:hAnsi="Times New Roman" w:cs="Times New Roman"/>
            <w:noProof/>
            <w:lang w:eastAsia="en-US"/>
          </w:rPr>
          <w:drawing>
            <wp:inline distT="19050" distB="19050" distL="19050" distR="19050" wp14:anchorId="490BEC7D" wp14:editId="697C58AB">
              <wp:extent cx="6286500" cy="1171575"/>
              <wp:effectExtent l="0" t="0" r="0" b="0"/>
              <wp:docPr id="30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3"/>
                      <a:srcRect/>
                      <a:stretch>
                        <a:fillRect/>
                      </a:stretch>
                    </pic:blipFill>
                    <pic:spPr>
                      <a:xfrm>
                        <a:off x="0" y="0"/>
                        <a:ext cx="6286500" cy="1171575"/>
                      </a:xfrm>
                      <a:prstGeom prst="rect">
                        <a:avLst/>
                      </a:prstGeom>
                      <a:ln/>
                    </pic:spPr>
                  </pic:pic>
                </a:graphicData>
              </a:graphic>
            </wp:inline>
          </w:drawing>
        </w:r>
      </w:del>
    </w:p>
    <w:p w14:paraId="426A7BB6" w14:textId="202E15FF" w:rsidR="00EC54CA" w:rsidRPr="00502554" w:rsidDel="005B01C0" w:rsidRDefault="00EC54CA" w:rsidP="00EC54CA">
      <w:pPr>
        <w:rPr>
          <w:del w:id="239" w:author="shreyasdeshmukh4@gmail.com" w:date="2016-10-14T00:29:00Z"/>
          <w:rFonts w:ascii="Times New Roman" w:hAnsi="Times New Roman" w:cs="Times New Roman"/>
        </w:rPr>
      </w:pPr>
    </w:p>
    <w:p w14:paraId="0A18DE18" w14:textId="230EA3D7" w:rsidR="00EC54CA" w:rsidRPr="00502554" w:rsidDel="005B01C0" w:rsidRDefault="00EC54CA" w:rsidP="00EC54CA">
      <w:pPr>
        <w:rPr>
          <w:del w:id="240" w:author="shreyasdeshmukh4@gmail.com" w:date="2016-10-14T00:29:00Z"/>
          <w:rFonts w:ascii="Times New Roman" w:hAnsi="Times New Roman" w:cs="Times New Roman"/>
        </w:rPr>
      </w:pPr>
    </w:p>
    <w:p w14:paraId="770D048D" w14:textId="1B5BAF91" w:rsidR="00EC54CA" w:rsidRPr="00502554" w:rsidDel="005B01C0" w:rsidRDefault="00EC54CA" w:rsidP="00EC54CA">
      <w:pPr>
        <w:rPr>
          <w:del w:id="241" w:author="shreyasdeshmukh4@gmail.com" w:date="2016-10-14T00:29:00Z"/>
          <w:rFonts w:ascii="Times New Roman" w:hAnsi="Times New Roman" w:cs="Times New Roman"/>
        </w:rPr>
      </w:pPr>
      <w:del w:id="242" w:author="shreyasdeshmukh4@gmail.com" w:date="2016-10-14T00:29:00Z">
        <w:r w:rsidRPr="00502554" w:rsidDel="005B01C0">
          <w:rPr>
            <w:rFonts w:ascii="Times New Roman" w:eastAsia="Times New Roman" w:hAnsi="Times New Roman" w:cs="Times New Roman"/>
          </w:rPr>
          <w:delText>Step 2: Now, import the changed Excel file “Braess_Network_with_link3_4.xls” into NEXTA to create a new network, and then save it as “Braess_Network_with_link3_4.tnp”.</w:delText>
        </w:r>
      </w:del>
    </w:p>
    <w:p w14:paraId="49747A27" w14:textId="4EA22C24" w:rsidR="00EC54CA" w:rsidRPr="00502554" w:rsidDel="005B01C0" w:rsidRDefault="00EC54CA" w:rsidP="00EC54CA">
      <w:pPr>
        <w:jc w:val="center"/>
        <w:rPr>
          <w:del w:id="243" w:author="shreyasdeshmukh4@gmail.com" w:date="2016-10-14T00:29:00Z"/>
          <w:rFonts w:ascii="Times New Roman" w:hAnsi="Times New Roman" w:cs="Times New Roman"/>
        </w:rPr>
      </w:pPr>
      <w:del w:id="244" w:author="shreyasdeshmukh4@gmail.com" w:date="2016-10-14T00:29:00Z">
        <w:r w:rsidRPr="00502554" w:rsidDel="005B01C0">
          <w:rPr>
            <w:rFonts w:ascii="Times New Roman" w:hAnsi="Times New Roman" w:cs="Times New Roman"/>
            <w:noProof/>
            <w:lang w:eastAsia="en-US"/>
          </w:rPr>
          <w:drawing>
            <wp:inline distT="19050" distB="19050" distL="19050" distR="19050" wp14:anchorId="62627781" wp14:editId="768F7277">
              <wp:extent cx="4537980" cy="2701457"/>
              <wp:effectExtent l="0" t="0" r="0" b="0"/>
              <wp:docPr id="3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4537980" cy="2701457"/>
                      </a:xfrm>
                      <a:prstGeom prst="rect">
                        <a:avLst/>
                      </a:prstGeom>
                      <a:ln/>
                    </pic:spPr>
                  </pic:pic>
                </a:graphicData>
              </a:graphic>
            </wp:inline>
          </w:drawing>
        </w:r>
      </w:del>
    </w:p>
    <w:p w14:paraId="147EF76C" w14:textId="6D2BCE76" w:rsidR="00EC54CA" w:rsidRPr="00502554" w:rsidDel="005B01C0" w:rsidRDefault="00EC54CA" w:rsidP="00EC54CA">
      <w:pPr>
        <w:rPr>
          <w:del w:id="245" w:author="shreyasdeshmukh4@gmail.com" w:date="2016-10-14T00:29:00Z"/>
          <w:rFonts w:ascii="Times New Roman" w:hAnsi="Times New Roman" w:cs="Times New Roman"/>
        </w:rPr>
      </w:pPr>
    </w:p>
    <w:p w14:paraId="65E6A820" w14:textId="5E0ADBD6" w:rsidR="00EC54CA" w:rsidRPr="00502554" w:rsidDel="005B01C0" w:rsidRDefault="00EC54CA" w:rsidP="00EC54CA">
      <w:pPr>
        <w:rPr>
          <w:del w:id="246" w:author="shreyasdeshmukh4@gmail.com" w:date="2016-10-14T00:29:00Z"/>
          <w:rFonts w:ascii="Times New Roman" w:hAnsi="Times New Roman" w:cs="Times New Roman"/>
        </w:rPr>
      </w:pPr>
      <w:del w:id="247" w:author="shreyasdeshmukh4@gmail.com" w:date="2016-10-14T00:29:00Z">
        <w:r w:rsidRPr="00502554" w:rsidDel="005B01C0">
          <w:rPr>
            <w:rFonts w:ascii="Times New Roman" w:eastAsia="Times New Roman" w:hAnsi="Times New Roman" w:cs="Times New Roman"/>
          </w:rPr>
          <w:delText xml:space="preserve">Step 3: Run the simulation for the new network by choosing “BPR Function” under the Traffic Flow Model list and “Method of Successive Average” under the “Traffic Assignment Method” list. </w:delText>
        </w:r>
      </w:del>
    </w:p>
    <w:p w14:paraId="5CCCAED0" w14:textId="640CFD7D" w:rsidR="00EC54CA" w:rsidRPr="00502554" w:rsidDel="005B01C0" w:rsidRDefault="00EC54CA" w:rsidP="00EC54CA">
      <w:pPr>
        <w:jc w:val="center"/>
        <w:rPr>
          <w:del w:id="248" w:author="shreyasdeshmukh4@gmail.com" w:date="2016-10-14T00:29:00Z"/>
          <w:rFonts w:ascii="Times New Roman" w:hAnsi="Times New Roman" w:cs="Times New Roman"/>
        </w:rPr>
      </w:pPr>
      <w:del w:id="249" w:author="shreyasdeshmukh4@gmail.com" w:date="2016-10-14T00:29:00Z">
        <w:r w:rsidRPr="00502554" w:rsidDel="005B01C0">
          <w:rPr>
            <w:rFonts w:ascii="Times New Roman" w:hAnsi="Times New Roman" w:cs="Times New Roman"/>
            <w:noProof/>
            <w:lang w:eastAsia="en-US"/>
          </w:rPr>
          <w:drawing>
            <wp:inline distT="19050" distB="19050" distL="19050" distR="19050" wp14:anchorId="782740EE" wp14:editId="14F2D47D">
              <wp:extent cx="4391025" cy="2584905"/>
              <wp:effectExtent l="0" t="0" r="0" b="0"/>
              <wp:docPr id="3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4391025" cy="2584905"/>
                      </a:xfrm>
                      <a:prstGeom prst="rect">
                        <a:avLst/>
                      </a:prstGeom>
                      <a:ln/>
                    </pic:spPr>
                  </pic:pic>
                </a:graphicData>
              </a:graphic>
            </wp:inline>
          </w:drawing>
        </w:r>
      </w:del>
    </w:p>
    <w:p w14:paraId="335B3D93" w14:textId="5BF00A00" w:rsidR="00EC54CA" w:rsidRPr="00502554" w:rsidDel="005B01C0" w:rsidRDefault="00EC54CA" w:rsidP="00EC54CA">
      <w:pPr>
        <w:rPr>
          <w:del w:id="250" w:author="shreyasdeshmukh4@gmail.com" w:date="2016-10-14T00:29:00Z"/>
          <w:rFonts w:ascii="Times New Roman" w:hAnsi="Times New Roman" w:cs="Times New Roman"/>
        </w:rPr>
      </w:pPr>
    </w:p>
    <w:p w14:paraId="4E560C57" w14:textId="22BC7E04" w:rsidR="00EC54CA" w:rsidRPr="00502554" w:rsidDel="005B01C0" w:rsidRDefault="00EC54CA" w:rsidP="00EC54CA">
      <w:pPr>
        <w:rPr>
          <w:del w:id="251" w:author="shreyasdeshmukh4@gmail.com" w:date="2016-10-14T00:29:00Z"/>
          <w:rFonts w:ascii="Times New Roman" w:hAnsi="Times New Roman" w:cs="Times New Roman"/>
        </w:rPr>
      </w:pPr>
    </w:p>
    <w:p w14:paraId="56243A93" w14:textId="343B1507" w:rsidR="00EC54CA" w:rsidRPr="00502554" w:rsidDel="005B01C0" w:rsidRDefault="00EC54CA" w:rsidP="00EC54CA">
      <w:pPr>
        <w:rPr>
          <w:del w:id="252" w:author="shreyasdeshmukh4@gmail.com" w:date="2016-10-14T00:29:00Z"/>
          <w:rFonts w:ascii="Times New Roman" w:hAnsi="Times New Roman" w:cs="Times New Roman"/>
        </w:rPr>
      </w:pPr>
    </w:p>
    <w:p w14:paraId="46E7F27E" w14:textId="20A14FEE" w:rsidR="00EC54CA" w:rsidRPr="00502554" w:rsidDel="005B01C0" w:rsidRDefault="00EC54CA" w:rsidP="00EC54CA">
      <w:pPr>
        <w:rPr>
          <w:del w:id="253" w:author="shreyasdeshmukh4@gmail.com" w:date="2016-10-14T00:29:00Z"/>
          <w:rFonts w:ascii="Times New Roman" w:hAnsi="Times New Roman" w:cs="Times New Roman"/>
        </w:rPr>
      </w:pPr>
      <w:del w:id="254" w:author="shreyasdeshmukh4@gmail.com" w:date="2016-10-14T00:29:00Z">
        <w:r w:rsidRPr="00502554" w:rsidDel="005B01C0">
          <w:rPr>
            <w:rFonts w:ascii="Times New Roman" w:eastAsia="Times New Roman" w:hAnsi="Times New Roman" w:cs="Times New Roman"/>
          </w:rPr>
          <w:delText>Step 4: Display the volume values on each link in the new network (Using Config).</w:delText>
        </w:r>
      </w:del>
    </w:p>
    <w:p w14:paraId="4B4EA47D" w14:textId="50E694B8" w:rsidR="00EC54CA" w:rsidRPr="00502554" w:rsidDel="005B01C0" w:rsidRDefault="00EC54CA" w:rsidP="00EC54CA">
      <w:pPr>
        <w:jc w:val="center"/>
        <w:rPr>
          <w:del w:id="255" w:author="shreyasdeshmukh4@gmail.com" w:date="2016-10-14T00:29:00Z"/>
          <w:rFonts w:ascii="Times New Roman" w:hAnsi="Times New Roman" w:cs="Times New Roman"/>
        </w:rPr>
      </w:pPr>
      <w:del w:id="256" w:author="shreyasdeshmukh4@gmail.com" w:date="2016-10-14T00:29:00Z">
        <w:r w:rsidRPr="00502554" w:rsidDel="005B01C0">
          <w:rPr>
            <w:rFonts w:ascii="Times New Roman" w:hAnsi="Times New Roman" w:cs="Times New Roman"/>
            <w:noProof/>
            <w:lang w:eastAsia="en-US"/>
          </w:rPr>
          <w:drawing>
            <wp:inline distT="19050" distB="19050" distL="19050" distR="19050" wp14:anchorId="42CE73C9" wp14:editId="053CBE97">
              <wp:extent cx="4638675" cy="2783205"/>
              <wp:effectExtent l="0" t="0" r="0" b="0"/>
              <wp:docPr id="3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4638675" cy="2783205"/>
                      </a:xfrm>
                      <a:prstGeom prst="rect">
                        <a:avLst/>
                      </a:prstGeom>
                      <a:ln/>
                    </pic:spPr>
                  </pic:pic>
                </a:graphicData>
              </a:graphic>
            </wp:inline>
          </w:drawing>
        </w:r>
      </w:del>
    </w:p>
    <w:p w14:paraId="23092BA6" w14:textId="62F53EA1" w:rsidR="00EC54CA" w:rsidRPr="00502554" w:rsidDel="005B01C0" w:rsidRDefault="00EC54CA" w:rsidP="00EC54CA">
      <w:pPr>
        <w:rPr>
          <w:del w:id="257" w:author="shreyasdeshmukh4@gmail.com" w:date="2016-10-14T00:29:00Z"/>
          <w:rFonts w:ascii="Times New Roman" w:hAnsi="Times New Roman" w:cs="Times New Roman"/>
        </w:rPr>
      </w:pPr>
      <w:del w:id="258" w:author="shreyasdeshmukh4@gmail.com" w:date="2016-10-14T00:29:00Z">
        <w:r w:rsidRPr="00502554" w:rsidDel="005B01C0">
          <w:rPr>
            <w:rFonts w:ascii="Times New Roman" w:eastAsia="Times New Roman" w:hAnsi="Times New Roman" w:cs="Times New Roman"/>
          </w:rPr>
          <w:delText>The volumes on each link are shown in the table below.</w:delText>
        </w:r>
      </w:del>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rsidDel="005B01C0" w14:paraId="4F60ED32" w14:textId="3FA4B0D9" w:rsidTr="00E96BA4">
        <w:trPr>
          <w:del w:id="259" w:author="shreyasdeshmukh4@gmail.com" w:date="2016-10-14T00:29:00Z"/>
        </w:trPr>
        <w:tc>
          <w:tcPr>
            <w:tcW w:w="1451" w:type="dxa"/>
            <w:tcMar>
              <w:left w:w="108" w:type="dxa"/>
              <w:right w:w="108" w:type="dxa"/>
            </w:tcMar>
          </w:tcPr>
          <w:p w14:paraId="31DC49C9" w14:textId="7570A4E4" w:rsidR="00EC54CA" w:rsidRPr="00502554" w:rsidDel="005B01C0" w:rsidRDefault="00EC54CA" w:rsidP="00E96BA4">
            <w:pPr>
              <w:rPr>
                <w:del w:id="260" w:author="shreyasdeshmukh4@gmail.com" w:date="2016-10-14T00:29:00Z"/>
                <w:rFonts w:ascii="Times New Roman" w:hAnsi="Times New Roman" w:cs="Times New Roman"/>
              </w:rPr>
            </w:pPr>
          </w:p>
        </w:tc>
        <w:tc>
          <w:tcPr>
            <w:tcW w:w="1428" w:type="dxa"/>
            <w:tcMar>
              <w:left w:w="108" w:type="dxa"/>
              <w:right w:w="108" w:type="dxa"/>
            </w:tcMar>
          </w:tcPr>
          <w:p w14:paraId="6B076C9F" w14:textId="32CD2D9F" w:rsidR="00EC54CA" w:rsidRPr="00502554" w:rsidDel="005B01C0" w:rsidRDefault="00EC54CA" w:rsidP="00E96BA4">
            <w:pPr>
              <w:rPr>
                <w:del w:id="261" w:author="shreyasdeshmukh4@gmail.com" w:date="2016-10-14T00:29:00Z"/>
                <w:rFonts w:ascii="Times New Roman" w:hAnsi="Times New Roman" w:cs="Times New Roman"/>
              </w:rPr>
            </w:pPr>
            <w:del w:id="262" w:author="shreyasdeshmukh4@gmail.com" w:date="2016-10-14T00:29:00Z">
              <w:r w:rsidRPr="00502554" w:rsidDel="005B01C0">
                <w:rPr>
                  <w:rFonts w:ascii="Times New Roman" w:eastAsia="Times New Roman" w:hAnsi="Times New Roman" w:cs="Times New Roman"/>
                </w:rPr>
                <w:delText>a</w:delText>
              </w:r>
            </w:del>
          </w:p>
        </w:tc>
        <w:tc>
          <w:tcPr>
            <w:tcW w:w="1379" w:type="dxa"/>
            <w:tcMar>
              <w:left w:w="108" w:type="dxa"/>
              <w:right w:w="108" w:type="dxa"/>
            </w:tcMar>
          </w:tcPr>
          <w:p w14:paraId="16DF1057" w14:textId="58791EFF" w:rsidR="00EC54CA" w:rsidRPr="00502554" w:rsidDel="005B01C0" w:rsidRDefault="00EC54CA" w:rsidP="00E96BA4">
            <w:pPr>
              <w:rPr>
                <w:del w:id="263" w:author="shreyasdeshmukh4@gmail.com" w:date="2016-10-14T00:29:00Z"/>
                <w:rFonts w:ascii="Times New Roman" w:hAnsi="Times New Roman" w:cs="Times New Roman"/>
              </w:rPr>
            </w:pPr>
            <w:del w:id="264" w:author="shreyasdeshmukh4@gmail.com" w:date="2016-10-14T00:29:00Z">
              <w:r w:rsidRPr="00502554" w:rsidDel="005B01C0">
                <w:rPr>
                  <w:rFonts w:ascii="Times New Roman" w:eastAsia="Times New Roman" w:hAnsi="Times New Roman" w:cs="Times New Roman"/>
                </w:rPr>
                <w:delText>b</w:delText>
              </w:r>
            </w:del>
          </w:p>
        </w:tc>
        <w:tc>
          <w:tcPr>
            <w:tcW w:w="1360" w:type="dxa"/>
            <w:tcMar>
              <w:left w:w="108" w:type="dxa"/>
              <w:right w:w="108" w:type="dxa"/>
            </w:tcMar>
          </w:tcPr>
          <w:p w14:paraId="0682A7C2" w14:textId="57D41AC3" w:rsidR="00EC54CA" w:rsidRPr="00502554" w:rsidDel="005B01C0" w:rsidRDefault="00EC54CA" w:rsidP="00E96BA4">
            <w:pPr>
              <w:spacing w:line="240" w:lineRule="auto"/>
              <w:rPr>
                <w:del w:id="265" w:author="shreyasdeshmukh4@gmail.com" w:date="2016-10-14T00:29:00Z"/>
                <w:rFonts w:ascii="Times New Roman" w:hAnsi="Times New Roman" w:cs="Times New Roman"/>
              </w:rPr>
            </w:pPr>
            <w:del w:id="266" w:author="shreyasdeshmukh4@gmail.com" w:date="2016-10-14T00:29:00Z">
              <w:r w:rsidRPr="00502554" w:rsidDel="005B01C0">
                <w:rPr>
                  <w:rFonts w:ascii="Times New Roman" w:eastAsia="Times New Roman" w:hAnsi="Times New Roman" w:cs="Times New Roman"/>
                </w:rPr>
                <w:delText>c</w:delText>
              </w:r>
            </w:del>
          </w:p>
        </w:tc>
        <w:tc>
          <w:tcPr>
            <w:tcW w:w="1245" w:type="dxa"/>
            <w:tcMar>
              <w:left w:w="108" w:type="dxa"/>
              <w:right w:w="108" w:type="dxa"/>
            </w:tcMar>
          </w:tcPr>
          <w:p w14:paraId="5D6A8242" w14:textId="2EEC29CF" w:rsidR="00EC54CA" w:rsidRPr="00502554" w:rsidDel="005B01C0" w:rsidRDefault="00EC54CA" w:rsidP="00E96BA4">
            <w:pPr>
              <w:spacing w:line="240" w:lineRule="auto"/>
              <w:rPr>
                <w:del w:id="267" w:author="shreyasdeshmukh4@gmail.com" w:date="2016-10-14T00:29:00Z"/>
                <w:rFonts w:ascii="Times New Roman" w:hAnsi="Times New Roman" w:cs="Times New Roman"/>
              </w:rPr>
            </w:pPr>
            <w:del w:id="268" w:author="shreyasdeshmukh4@gmail.com" w:date="2016-10-14T00:29:00Z">
              <w:r w:rsidRPr="00502554" w:rsidDel="005B01C0">
                <w:rPr>
                  <w:rFonts w:ascii="Times New Roman" w:eastAsia="Times New Roman" w:hAnsi="Times New Roman" w:cs="Times New Roman"/>
                </w:rPr>
                <w:delText>d</w:delText>
              </w:r>
            </w:del>
          </w:p>
        </w:tc>
        <w:tc>
          <w:tcPr>
            <w:tcW w:w="1245" w:type="dxa"/>
            <w:tcMar>
              <w:left w:w="108" w:type="dxa"/>
              <w:right w:w="108" w:type="dxa"/>
            </w:tcMar>
          </w:tcPr>
          <w:p w14:paraId="5A141470" w14:textId="45288C8C" w:rsidR="00EC54CA" w:rsidRPr="00502554" w:rsidDel="005B01C0" w:rsidRDefault="00EC54CA" w:rsidP="00E96BA4">
            <w:pPr>
              <w:spacing w:line="240" w:lineRule="auto"/>
              <w:rPr>
                <w:del w:id="269" w:author="shreyasdeshmukh4@gmail.com" w:date="2016-10-14T00:29:00Z"/>
                <w:rFonts w:ascii="Times New Roman" w:hAnsi="Times New Roman" w:cs="Times New Roman"/>
              </w:rPr>
            </w:pPr>
            <w:del w:id="270" w:author="shreyasdeshmukh4@gmail.com" w:date="2016-10-14T00:29:00Z">
              <w:r w:rsidRPr="00502554" w:rsidDel="005B01C0">
                <w:rPr>
                  <w:rFonts w:ascii="Times New Roman" w:eastAsia="Times New Roman" w:hAnsi="Times New Roman" w:cs="Times New Roman"/>
                </w:rPr>
                <w:delText>e</w:delText>
              </w:r>
            </w:del>
          </w:p>
        </w:tc>
      </w:tr>
      <w:tr w:rsidR="00EC54CA" w:rsidRPr="00502554" w:rsidDel="005B01C0" w14:paraId="3EFCBD82" w14:textId="76C77AD0" w:rsidTr="00E96BA4">
        <w:trPr>
          <w:del w:id="271" w:author="shreyasdeshmukh4@gmail.com" w:date="2016-10-14T00:29:00Z"/>
        </w:trPr>
        <w:tc>
          <w:tcPr>
            <w:tcW w:w="1451" w:type="dxa"/>
            <w:tcMar>
              <w:left w:w="108" w:type="dxa"/>
              <w:right w:w="108" w:type="dxa"/>
            </w:tcMar>
          </w:tcPr>
          <w:p w14:paraId="54786F34" w14:textId="15B14433" w:rsidR="00EC54CA" w:rsidRPr="00502554" w:rsidDel="005B01C0" w:rsidRDefault="00EC54CA" w:rsidP="00E96BA4">
            <w:pPr>
              <w:spacing w:line="240" w:lineRule="auto"/>
              <w:rPr>
                <w:del w:id="272" w:author="shreyasdeshmukh4@gmail.com" w:date="2016-10-14T00:29:00Z"/>
                <w:rFonts w:ascii="Times New Roman" w:hAnsi="Times New Roman" w:cs="Times New Roman"/>
              </w:rPr>
            </w:pPr>
            <w:del w:id="273" w:author="shreyasdeshmukh4@gmail.com" w:date="2016-10-14T00:29:00Z">
              <w:r w:rsidRPr="00502554" w:rsidDel="005B01C0">
                <w:rPr>
                  <w:rFonts w:ascii="Times New Roman" w:eastAsia="Times New Roman" w:hAnsi="Times New Roman" w:cs="Times New Roman"/>
                </w:rPr>
                <w:delText>Total Link Volume(vhc)</w:delText>
              </w:r>
            </w:del>
          </w:p>
        </w:tc>
        <w:tc>
          <w:tcPr>
            <w:tcW w:w="1428" w:type="dxa"/>
            <w:tcMar>
              <w:left w:w="108" w:type="dxa"/>
              <w:right w:w="108" w:type="dxa"/>
            </w:tcMar>
          </w:tcPr>
          <w:p w14:paraId="2B4F0824" w14:textId="1E024493" w:rsidR="00EC54CA" w:rsidRPr="00502554" w:rsidDel="005B01C0" w:rsidRDefault="00EC54CA" w:rsidP="00E96BA4">
            <w:pPr>
              <w:spacing w:line="240" w:lineRule="auto"/>
              <w:rPr>
                <w:del w:id="274" w:author="shreyasdeshmukh4@gmail.com" w:date="2016-10-14T00:29:00Z"/>
                <w:rFonts w:ascii="Times New Roman" w:hAnsi="Times New Roman" w:cs="Times New Roman"/>
              </w:rPr>
            </w:pPr>
            <w:del w:id="275" w:author="shreyasdeshmukh4@gmail.com" w:date="2016-10-14T00:29:00Z">
              <w:r w:rsidRPr="00502554" w:rsidDel="005B01C0">
                <w:rPr>
                  <w:rFonts w:ascii="Times New Roman" w:eastAsia="Times New Roman" w:hAnsi="Times New Roman" w:cs="Times New Roman"/>
                </w:rPr>
                <w:delText>4000</w:delText>
              </w:r>
            </w:del>
          </w:p>
        </w:tc>
        <w:tc>
          <w:tcPr>
            <w:tcW w:w="1379" w:type="dxa"/>
            <w:tcMar>
              <w:left w:w="108" w:type="dxa"/>
              <w:right w:w="108" w:type="dxa"/>
            </w:tcMar>
          </w:tcPr>
          <w:p w14:paraId="11F81649" w14:textId="19A23A0A" w:rsidR="00EC54CA" w:rsidRPr="00502554" w:rsidDel="005B01C0" w:rsidRDefault="00EC54CA" w:rsidP="00E96BA4">
            <w:pPr>
              <w:spacing w:line="240" w:lineRule="auto"/>
              <w:rPr>
                <w:del w:id="276" w:author="shreyasdeshmukh4@gmail.com" w:date="2016-10-14T00:29:00Z"/>
                <w:rFonts w:ascii="Times New Roman" w:hAnsi="Times New Roman" w:cs="Times New Roman"/>
              </w:rPr>
            </w:pPr>
            <w:del w:id="277" w:author="shreyasdeshmukh4@gmail.com" w:date="2016-10-14T00:29:00Z">
              <w:r w:rsidRPr="00502554" w:rsidDel="005B01C0">
                <w:rPr>
                  <w:rFonts w:ascii="Times New Roman" w:eastAsia="Times New Roman" w:hAnsi="Times New Roman" w:cs="Times New Roman"/>
                </w:rPr>
                <w:delText>4000</w:delText>
              </w:r>
            </w:del>
          </w:p>
        </w:tc>
        <w:tc>
          <w:tcPr>
            <w:tcW w:w="1360" w:type="dxa"/>
            <w:tcMar>
              <w:left w:w="108" w:type="dxa"/>
              <w:right w:w="108" w:type="dxa"/>
            </w:tcMar>
          </w:tcPr>
          <w:p w14:paraId="757BB3C0" w14:textId="35A9B898" w:rsidR="00EC54CA" w:rsidRPr="00502554" w:rsidDel="005B01C0" w:rsidRDefault="00EC54CA" w:rsidP="00E96BA4">
            <w:pPr>
              <w:spacing w:line="240" w:lineRule="auto"/>
              <w:rPr>
                <w:del w:id="278" w:author="shreyasdeshmukh4@gmail.com" w:date="2016-10-14T00:29:00Z"/>
                <w:rFonts w:ascii="Times New Roman" w:hAnsi="Times New Roman" w:cs="Times New Roman"/>
              </w:rPr>
            </w:pPr>
            <w:del w:id="279" w:author="shreyasdeshmukh4@gmail.com" w:date="2016-10-14T00:29:00Z">
              <w:r w:rsidRPr="00502554" w:rsidDel="005B01C0">
                <w:rPr>
                  <w:rFonts w:ascii="Times New Roman" w:eastAsia="Times New Roman" w:hAnsi="Times New Roman" w:cs="Times New Roman"/>
                </w:rPr>
                <w:delText>0</w:delText>
              </w:r>
            </w:del>
          </w:p>
        </w:tc>
        <w:tc>
          <w:tcPr>
            <w:tcW w:w="1245" w:type="dxa"/>
            <w:tcMar>
              <w:left w:w="108" w:type="dxa"/>
              <w:right w:w="108" w:type="dxa"/>
            </w:tcMar>
          </w:tcPr>
          <w:p w14:paraId="25ABC6A9" w14:textId="789B3F22" w:rsidR="00EC54CA" w:rsidRPr="00502554" w:rsidDel="005B01C0" w:rsidRDefault="00EC54CA" w:rsidP="00E96BA4">
            <w:pPr>
              <w:spacing w:line="240" w:lineRule="auto"/>
              <w:rPr>
                <w:del w:id="280" w:author="shreyasdeshmukh4@gmail.com" w:date="2016-10-14T00:29:00Z"/>
                <w:rFonts w:ascii="Times New Roman" w:hAnsi="Times New Roman" w:cs="Times New Roman"/>
              </w:rPr>
            </w:pPr>
            <w:del w:id="281" w:author="shreyasdeshmukh4@gmail.com" w:date="2016-10-14T00:29:00Z">
              <w:r w:rsidRPr="00502554" w:rsidDel="005B01C0">
                <w:rPr>
                  <w:rFonts w:ascii="Times New Roman" w:eastAsia="Times New Roman" w:hAnsi="Times New Roman" w:cs="Times New Roman"/>
                </w:rPr>
                <w:delText>0</w:delText>
              </w:r>
            </w:del>
          </w:p>
        </w:tc>
        <w:tc>
          <w:tcPr>
            <w:tcW w:w="1245" w:type="dxa"/>
            <w:tcMar>
              <w:left w:w="108" w:type="dxa"/>
              <w:right w:w="108" w:type="dxa"/>
            </w:tcMar>
          </w:tcPr>
          <w:p w14:paraId="49F10940" w14:textId="71C03BEA" w:rsidR="00EC54CA" w:rsidRPr="00502554" w:rsidDel="005B01C0" w:rsidRDefault="00EC54CA" w:rsidP="00E96BA4">
            <w:pPr>
              <w:spacing w:line="240" w:lineRule="auto"/>
              <w:rPr>
                <w:del w:id="282" w:author="shreyasdeshmukh4@gmail.com" w:date="2016-10-14T00:29:00Z"/>
                <w:rFonts w:ascii="Times New Roman" w:hAnsi="Times New Roman" w:cs="Times New Roman"/>
              </w:rPr>
            </w:pPr>
            <w:del w:id="283" w:author="shreyasdeshmukh4@gmail.com" w:date="2016-10-14T00:29:00Z">
              <w:r w:rsidRPr="00502554" w:rsidDel="005B01C0">
                <w:rPr>
                  <w:rFonts w:ascii="Times New Roman" w:eastAsia="Times New Roman" w:hAnsi="Times New Roman" w:cs="Times New Roman"/>
                </w:rPr>
                <w:delText>4000</w:delText>
              </w:r>
            </w:del>
          </w:p>
        </w:tc>
      </w:tr>
    </w:tbl>
    <w:p w14:paraId="00FEF53A" w14:textId="149F2D18" w:rsidR="00EC54CA" w:rsidRPr="00502554" w:rsidDel="005B01C0" w:rsidRDefault="00EC54CA" w:rsidP="00EC54CA">
      <w:pPr>
        <w:jc w:val="center"/>
        <w:rPr>
          <w:del w:id="284" w:author="shreyasdeshmukh4@gmail.com" w:date="2016-10-14T00:29:00Z"/>
          <w:rFonts w:ascii="Times New Roman" w:hAnsi="Times New Roman" w:cs="Times New Roman"/>
        </w:rPr>
      </w:pPr>
      <w:del w:id="285" w:author="shreyasdeshmukh4@gmail.com" w:date="2016-10-14T00:29:00Z">
        <w:r w:rsidRPr="00502554" w:rsidDel="005B01C0">
          <w:rPr>
            <w:rFonts w:ascii="Times New Roman" w:eastAsia="Times New Roman" w:hAnsi="Times New Roman" w:cs="Times New Roman"/>
          </w:rPr>
          <w:delText>Table: Showing the simulation result</w:delText>
        </w:r>
      </w:del>
    </w:p>
    <w:p w14:paraId="5012731B" w14:textId="3991A7D1" w:rsidR="00EC54CA" w:rsidRPr="00502554" w:rsidDel="005B01C0" w:rsidRDefault="00EC54CA" w:rsidP="00EC54CA">
      <w:pPr>
        <w:rPr>
          <w:del w:id="286" w:author="shreyasdeshmukh4@gmail.com" w:date="2016-10-14T00:29:00Z"/>
          <w:rFonts w:ascii="Times New Roman" w:hAnsi="Times New Roman" w:cs="Times New Roman"/>
        </w:rPr>
      </w:pPr>
    </w:p>
    <w:p w14:paraId="6ED6C61F" w14:textId="5E13A54E" w:rsidR="00EC54CA" w:rsidRPr="00502554" w:rsidDel="005B01C0" w:rsidRDefault="00EC54CA" w:rsidP="00EC54CA">
      <w:pPr>
        <w:rPr>
          <w:del w:id="287" w:author="shreyasdeshmukh4@gmail.com" w:date="2016-10-14T00:29:00Z"/>
          <w:rFonts w:ascii="Times New Roman" w:hAnsi="Times New Roman" w:cs="Times New Roman"/>
        </w:rPr>
      </w:pPr>
      <w:del w:id="288" w:author="shreyasdeshmukh4@gmail.com" w:date="2016-10-14T00:29:00Z">
        <w:r w:rsidRPr="00502554" w:rsidDel="005B01C0">
          <w:rPr>
            <w:rFonts w:ascii="Times New Roman" w:eastAsia="Times New Roman" w:hAnsi="Times New Roman" w:cs="Times New Roman"/>
          </w:rPr>
          <w:delText xml:space="preserve">Step 5: Vehicle path dialog. </w:delText>
        </w:r>
      </w:del>
    </w:p>
    <w:p w14:paraId="407B8D78" w14:textId="7E79C204" w:rsidR="00EC54CA" w:rsidRPr="00502554" w:rsidDel="005B01C0" w:rsidRDefault="00EC54CA" w:rsidP="00EC54CA">
      <w:pPr>
        <w:rPr>
          <w:del w:id="289" w:author="shreyasdeshmukh4@gmail.com" w:date="2016-10-14T00:29:00Z"/>
          <w:rFonts w:ascii="Times New Roman" w:hAnsi="Times New Roman" w:cs="Times New Roman"/>
        </w:rPr>
      </w:pPr>
      <w:del w:id="290" w:author="shreyasdeshmukh4@gmail.com" w:date="2016-10-14T00:29:00Z">
        <w:r w:rsidRPr="00502554" w:rsidDel="005B01C0">
          <w:rPr>
            <w:rFonts w:ascii="Times New Roman" w:eastAsia="Times New Roman" w:hAnsi="Times New Roman" w:cs="Times New Roman"/>
          </w:rPr>
          <w:delText xml:space="preserve">There are 3 paths from Node 1 to Node 2 in Braess network (shown in different colors). For convenience, we mark them as path 1, path 2 and path 3 in the figure shown below. </w:delText>
        </w:r>
      </w:del>
    </w:p>
    <w:p w14:paraId="5EEF1852" w14:textId="6301CCD0" w:rsidR="00EC54CA" w:rsidRPr="00502554" w:rsidDel="005B01C0" w:rsidRDefault="00EC54CA" w:rsidP="00EC54CA">
      <w:pPr>
        <w:rPr>
          <w:del w:id="291" w:author="shreyasdeshmukh4@gmail.com" w:date="2016-10-14T00:29:00Z"/>
          <w:rFonts w:ascii="Times New Roman" w:hAnsi="Times New Roman" w:cs="Times New Roman"/>
        </w:rPr>
      </w:pPr>
      <w:del w:id="292" w:author="shreyasdeshmukh4@gmail.com" w:date="2016-10-14T00:29:00Z">
        <w:r w:rsidRPr="00502554" w:rsidDel="005B01C0">
          <w:rPr>
            <w:rFonts w:ascii="Times New Roman" w:hAnsi="Times New Roman" w:cs="Times New Roman"/>
            <w:noProof/>
            <w:lang w:eastAsia="en-US"/>
          </w:rPr>
          <w:lastRenderedPageBreak/>
          <w:drawing>
            <wp:inline distT="19050" distB="19050" distL="19050" distR="19050" wp14:anchorId="06684ECC" wp14:editId="6AA39477">
              <wp:extent cx="4133850" cy="2695575"/>
              <wp:effectExtent l="0" t="0" r="0" b="0"/>
              <wp:docPr id="3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4133850" cy="2695575"/>
                      </a:xfrm>
                      <a:prstGeom prst="rect">
                        <a:avLst/>
                      </a:prstGeom>
                      <a:ln/>
                    </pic:spPr>
                  </pic:pic>
                </a:graphicData>
              </a:graphic>
            </wp:inline>
          </w:drawing>
        </w:r>
      </w:del>
    </w:p>
    <w:p w14:paraId="1584F8EE" w14:textId="77777777" w:rsidR="00EC54CA" w:rsidRPr="00502554" w:rsidRDefault="00EC54CA" w:rsidP="00EC54CA">
      <w:pPr>
        <w:rPr>
          <w:rFonts w:ascii="Times New Roman" w:hAnsi="Times New Roman" w:cs="Times New Roman"/>
        </w:rPr>
      </w:pPr>
    </w:p>
    <w:p w14:paraId="294E6E98" w14:textId="77777777" w:rsidR="00EC54CA" w:rsidRPr="00502554" w:rsidRDefault="00EC54CA" w:rsidP="00EC54CA">
      <w:pPr>
        <w:pStyle w:val="Heading1"/>
        <w:contextualSpacing w:val="0"/>
        <w:rPr>
          <w:rFonts w:ascii="Times New Roman" w:hAnsi="Times New Roman" w:cs="Times New Roman"/>
          <w:sz w:val="22"/>
          <w:szCs w:val="22"/>
        </w:rPr>
      </w:pPr>
      <w:bookmarkStart w:id="293" w:name="_e4syfat88tw9" w:colFirst="0" w:colLast="0"/>
      <w:bookmarkEnd w:id="293"/>
      <w:r w:rsidRPr="00502554">
        <w:rPr>
          <w:rFonts w:ascii="Times New Roman" w:hAnsi="Times New Roman" w:cs="Times New Roman"/>
          <w:sz w:val="22"/>
          <w:szCs w:val="22"/>
        </w:rPr>
        <w:t xml:space="preserve">Task 4: Using NEXTA to display the shortest path in </w:t>
      </w:r>
      <w:proofErr w:type="spellStart"/>
      <w:r w:rsidRPr="00502554">
        <w:rPr>
          <w:rFonts w:ascii="Times New Roman" w:hAnsi="Times New Roman" w:cs="Times New Roman"/>
          <w:sz w:val="22"/>
          <w:szCs w:val="22"/>
        </w:rPr>
        <w:t>Braess</w:t>
      </w:r>
      <w:proofErr w:type="spellEnd"/>
      <w:r w:rsidRPr="00502554">
        <w:rPr>
          <w:rFonts w:ascii="Times New Roman" w:hAnsi="Times New Roman" w:cs="Times New Roman"/>
          <w:sz w:val="22"/>
          <w:szCs w:val="22"/>
        </w:rPr>
        <w:t xml:space="preserve"> network.</w:t>
      </w:r>
    </w:p>
    <w:p w14:paraId="40F59689" w14:textId="77777777" w:rsidR="00EC54CA" w:rsidRPr="00502554" w:rsidRDefault="00EC54CA" w:rsidP="00EC54CA">
      <w:pPr>
        <w:rPr>
          <w:rFonts w:ascii="Times New Roman" w:hAnsi="Times New Roman" w:cs="Times New Roman"/>
        </w:rPr>
      </w:pPr>
    </w:p>
    <w:p w14:paraId="289CCD0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“Path” on the GIS Layer Panel Menu on the left side of your screen. Right click on Node 1 to choose the option “Direction from here”. Node 1 becomes a red highlighted box, ‘A’, indicating the start point of the shortest path. Then right click on Node 2 to choose the option “Direction to here” and it becomes a red highlighted box, ‘B’. </w:t>
      </w:r>
    </w:p>
    <w:p w14:paraId="2272556B" w14:textId="55548DB3" w:rsidR="00EC54CA" w:rsidRDefault="00EC54CA" w:rsidP="00EC54CA">
      <w:pPr>
        <w:rPr>
          <w:ins w:id="294" w:author="shreyasdeshmukh4@gmail.com" w:date="2016-10-14T00:31:00Z"/>
          <w:rFonts w:ascii="Times New Roman" w:hAnsi="Times New Roman" w:cs="Times New Roman"/>
        </w:rPr>
      </w:pPr>
      <w:del w:id="295" w:author="shreyasdeshmukh4@gmail.com" w:date="2016-10-14T00:31:00Z">
        <w:r w:rsidRPr="00502554" w:rsidDel="005B01C0">
          <w:rPr>
            <w:rFonts w:ascii="Times New Roman" w:hAnsi="Times New Roman" w:cs="Times New Roman"/>
            <w:noProof/>
            <w:lang w:eastAsia="en-US"/>
          </w:rPr>
          <w:drawing>
            <wp:inline distT="19050" distB="19050" distL="19050" distR="19050" wp14:anchorId="20838774" wp14:editId="185D7B6C">
              <wp:extent cx="5486400" cy="2500630"/>
              <wp:effectExtent l="0" t="0" r="0" b="0"/>
              <wp:docPr id="3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5486400" cy="2500630"/>
                      </a:xfrm>
                      <a:prstGeom prst="rect">
                        <a:avLst/>
                      </a:prstGeom>
                      <a:ln/>
                    </pic:spPr>
                  </pic:pic>
                </a:graphicData>
              </a:graphic>
            </wp:inline>
          </w:drawing>
        </w:r>
      </w:del>
    </w:p>
    <w:p w14:paraId="27CCFBB6" w14:textId="16BAE9B6" w:rsidR="005B01C0" w:rsidRDefault="005B01C0" w:rsidP="00EC54CA">
      <w:pPr>
        <w:rPr>
          <w:ins w:id="296" w:author="shreyasdeshmukh4@gmail.com" w:date="2016-10-14T00:32:00Z"/>
          <w:rFonts w:ascii="Times New Roman" w:hAnsi="Times New Roman" w:cs="Times New Roman"/>
        </w:rPr>
      </w:pPr>
      <w:ins w:id="297" w:author="shreyasdeshmukh4@gmail.com" w:date="2016-10-14T00:31:00Z">
        <w:r>
          <w:rPr>
            <w:rFonts w:ascii="Times New Roman" w:hAnsi="Times New Roman" w:cs="Times New Roman"/>
            <w:noProof/>
            <w:lang w:eastAsia="en-US"/>
          </w:rPr>
          <w:lastRenderedPageBreak/>
          <w:drawing>
            <wp:inline distT="0" distB="0" distL="0" distR="0" wp14:anchorId="2BC7D055" wp14:editId="0FBE687B">
              <wp:extent cx="5943600" cy="33413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29).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1BA4B958" w14:textId="0AD54787" w:rsidR="005B01C0" w:rsidRDefault="005B01C0" w:rsidP="00EC54CA">
      <w:pPr>
        <w:rPr>
          <w:ins w:id="298" w:author="shreyasdeshmukh4@gmail.com" w:date="2016-10-14T00:32:00Z"/>
          <w:rFonts w:ascii="Times New Roman" w:hAnsi="Times New Roman" w:cs="Times New Roman"/>
        </w:rPr>
      </w:pPr>
    </w:p>
    <w:p w14:paraId="3325B553" w14:textId="3C3E3D6C" w:rsidR="005B01C0" w:rsidRPr="00502554" w:rsidRDefault="005B01C0" w:rsidP="00EC54CA">
      <w:pPr>
        <w:rPr>
          <w:rFonts w:ascii="Times New Roman" w:hAnsi="Times New Roman" w:cs="Times New Roman"/>
        </w:rPr>
      </w:pPr>
      <w:ins w:id="299" w:author="shreyasdeshmukh4@gmail.com" w:date="2016-10-14T00:32:00Z">
        <w:r>
          <w:rPr>
            <w:rFonts w:ascii="Times New Roman" w:hAnsi="Times New Roman" w:cs="Times New Roman"/>
            <w:noProof/>
            <w:lang w:eastAsia="en-US"/>
          </w:rPr>
          <w:drawing>
            <wp:inline distT="0" distB="0" distL="0" distR="0" wp14:anchorId="3AC737D8" wp14:editId="42CD2D96">
              <wp:extent cx="5943600" cy="334137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hot (3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1743B57A" w14:textId="77777777" w:rsidR="00EC54CA" w:rsidRPr="00502554" w:rsidRDefault="00EC54CA" w:rsidP="00EC54CA">
      <w:pPr>
        <w:rPr>
          <w:rFonts w:ascii="Times New Roman" w:hAnsi="Times New Roman" w:cs="Times New Roman"/>
        </w:rPr>
      </w:pPr>
    </w:p>
    <w:p w14:paraId="1B95C75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shortest path from Node 1 to Node 2 is highlighted in the map as shown below. To unselect A and B, you can uncheck the path layer. </w:t>
      </w:r>
    </w:p>
    <w:p w14:paraId="5C0DFD8B"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lastRenderedPageBreak/>
        <w:drawing>
          <wp:inline distT="19050" distB="19050" distL="19050" distR="19050" wp14:anchorId="483CB244" wp14:editId="5B8FC22E">
            <wp:extent cx="5124450" cy="2847975"/>
            <wp:effectExtent l="0" t="0" r="0" b="0"/>
            <wp:docPr id="3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5124450" cy="2847975"/>
                    </a:xfrm>
                    <a:prstGeom prst="rect">
                      <a:avLst/>
                    </a:prstGeom>
                    <a:ln/>
                  </pic:spPr>
                </pic:pic>
              </a:graphicData>
            </a:graphic>
          </wp:inline>
        </w:drawing>
      </w:r>
    </w:p>
    <w:p w14:paraId="1FC4B7A2" w14:textId="77777777" w:rsidR="00EC54CA" w:rsidRPr="00502554" w:rsidRDefault="00EC54CA" w:rsidP="00EC54CA">
      <w:pPr>
        <w:rPr>
          <w:rFonts w:ascii="Times New Roman" w:hAnsi="Times New Roman" w:cs="Times New Roman"/>
        </w:rPr>
      </w:pPr>
    </w:p>
    <w:p w14:paraId="58C5782C" w14:textId="28B0D378" w:rsidR="00EC54CA" w:rsidRPr="00502554" w:rsidRDefault="00EC54CA" w:rsidP="00EC54CA">
      <w:pPr>
        <w:rPr>
          <w:rFonts w:ascii="Times New Roman" w:hAnsi="Times New Roman" w:cs="Times New Roman"/>
        </w:rPr>
      </w:pPr>
      <w:del w:id="300" w:author="shreyasdeshmukh4@gmail.com" w:date="2016-10-14T00:39:00Z">
        <w:r w:rsidRPr="00502554" w:rsidDel="003D07BE">
          <w:rPr>
            <w:rFonts w:ascii="Times New Roman" w:hAnsi="Times New Roman" w:cs="Times New Roman"/>
            <w:noProof/>
            <w:lang w:eastAsia="en-US"/>
          </w:rPr>
          <w:drawing>
            <wp:inline distT="19050" distB="19050" distL="19050" distR="19050" wp14:anchorId="351932A2" wp14:editId="22AD6342">
              <wp:extent cx="5800725" cy="4914900"/>
              <wp:effectExtent l="0" t="0" r="0" b="0"/>
              <wp:docPr id="31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800725" cy="4914900"/>
                      </a:xfrm>
                      <a:prstGeom prst="rect">
                        <a:avLst/>
                      </a:prstGeom>
                      <a:ln/>
                    </pic:spPr>
                  </pic:pic>
                </a:graphicData>
              </a:graphic>
            </wp:inline>
          </w:drawing>
        </w:r>
      </w:del>
    </w:p>
    <w:p w14:paraId="2AA02446" w14:textId="77777777" w:rsidR="00EC54CA" w:rsidRPr="00502554" w:rsidRDefault="00EC54CA" w:rsidP="00EC54CA">
      <w:pPr>
        <w:rPr>
          <w:rFonts w:ascii="Times New Roman" w:hAnsi="Times New Roman" w:cs="Times New Roman"/>
        </w:rPr>
      </w:pPr>
    </w:p>
    <w:p w14:paraId="5C9C67AC" w14:textId="745DF50F"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To perform selected path analysis along the path A-&gt;3-&gt;B, please go to the path layer, right click on node </w:t>
      </w:r>
      <w:r w:rsidRPr="00502554">
        <w:rPr>
          <w:rFonts w:ascii="Times New Roman" w:eastAsia="Times New Roman" w:hAnsi="Times New Roman" w:cs="Times New Roman"/>
        </w:rPr>
        <w:lastRenderedPageBreak/>
        <w:t xml:space="preserve">4, click on the “avoid this node” menu, which will block two related incoming links. </w:t>
      </w:r>
      <w:ins w:id="301" w:author="shreyasdeshmukh4@gmail.com" w:date="2016-10-14T00:46:00Z">
        <w:r w:rsidR="00747805">
          <w:rPr>
            <w:rFonts w:ascii="Times New Roman" w:eastAsia="Times New Roman" w:hAnsi="Times New Roman" w:cs="Times New Roman"/>
          </w:rPr>
          <w:t>The path from node 1 to node 2 is now changed and no vehicle uses node 4 as it has been prevented.</w:t>
        </w:r>
      </w:ins>
      <w:bookmarkStart w:id="302" w:name="_GoBack"/>
      <w:bookmarkEnd w:id="302"/>
      <w:del w:id="303" w:author="shreyasdeshmukh4@gmail.com" w:date="2016-10-14T00:46:00Z">
        <w:r w:rsidRPr="00502554" w:rsidDel="00747805">
          <w:rPr>
            <w:rFonts w:ascii="Times New Roman" w:eastAsia="Times New Roman" w:hAnsi="Times New Roman" w:cs="Times New Roman"/>
          </w:rPr>
          <w:delText xml:space="preserve">Then right click on node 4, click on the View Path Data Table and Plot menu to active the </w:delText>
        </w:r>
        <w:r w:rsidRPr="00502554" w:rsidDel="00747805">
          <w:rPr>
            <w:rFonts w:ascii="Times New Roman" w:eastAsia="Times New Roman" w:hAnsi="Times New Roman" w:cs="Times New Roman"/>
            <w:u w:val="single"/>
          </w:rPr>
          <w:delText>Path Information</w:delText>
        </w:r>
        <w:r w:rsidRPr="00502554" w:rsidDel="00747805">
          <w:rPr>
            <w:rFonts w:ascii="Times New Roman" w:eastAsia="Times New Roman" w:hAnsi="Times New Roman" w:cs="Times New Roman"/>
          </w:rPr>
          <w:delText xml:space="preserve"> Dialog, and then click on the </w:delText>
        </w:r>
        <w:r w:rsidRPr="00502554" w:rsidDel="00747805">
          <w:rPr>
            <w:rFonts w:ascii="Times New Roman" w:eastAsia="Times New Roman" w:hAnsi="Times New Roman" w:cs="Times New Roman"/>
            <w:u w:val="single"/>
          </w:rPr>
          <w:delText>Trip Data Analysis for Selected Path</w:delText>
        </w:r>
        <w:r w:rsidRPr="00502554" w:rsidDel="00747805">
          <w:rPr>
            <w:rFonts w:ascii="Times New Roman" w:eastAsia="Times New Roman" w:hAnsi="Times New Roman" w:cs="Times New Roman"/>
          </w:rPr>
          <w:delText xml:space="preserve"> button to active the Data Summary Dialog. The spatial selection should be </w:delText>
        </w:r>
        <w:r w:rsidRPr="00502554" w:rsidDel="00747805">
          <w:rPr>
            <w:rFonts w:ascii="Times New Roman" w:eastAsia="Times New Roman" w:hAnsi="Times New Roman" w:cs="Times New Roman"/>
            <w:u w:val="single"/>
          </w:rPr>
          <w:delText>Trips Passing Selected Path</w:delText>
        </w:r>
        <w:r w:rsidRPr="00502554" w:rsidDel="00747805">
          <w:rPr>
            <w:rFonts w:ascii="Times New Roman" w:eastAsia="Times New Roman" w:hAnsi="Times New Roman" w:cs="Times New Roman"/>
          </w:rPr>
          <w:delText>. As no vehicles use this route, no data is available for this selection.</w:delText>
        </w:r>
      </w:del>
      <w:r w:rsidRPr="00502554">
        <w:rPr>
          <w:rFonts w:ascii="Times New Roman" w:eastAsia="Times New Roman" w:hAnsi="Times New Roman" w:cs="Times New Roman"/>
        </w:rPr>
        <w:t xml:space="preserve"> </w:t>
      </w:r>
    </w:p>
    <w:p w14:paraId="77420DF1" w14:textId="6A4F37C3" w:rsidR="00EC54CA" w:rsidRPr="00502554" w:rsidRDefault="003D07BE" w:rsidP="00EC54CA">
      <w:pPr>
        <w:rPr>
          <w:rFonts w:ascii="Times New Roman" w:hAnsi="Times New Roman" w:cs="Times New Roman"/>
        </w:rPr>
      </w:pPr>
      <w:ins w:id="304" w:author="shreyasdeshmukh4@gmail.com" w:date="2016-10-14T00:40:00Z">
        <w:r>
          <w:rPr>
            <w:rFonts w:ascii="Times New Roman" w:hAnsi="Times New Roman" w:cs="Times New Roman"/>
            <w:noProof/>
            <w:lang w:eastAsia="en-US"/>
          </w:rPr>
          <w:drawing>
            <wp:inline distT="0" distB="0" distL="0" distR="0" wp14:anchorId="7C1B1DB6" wp14:editId="15997B65">
              <wp:extent cx="5943600" cy="334137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 (3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3C1DDC4C" w14:textId="3C1F84B8" w:rsidR="00EC54CA" w:rsidRDefault="00EC54CA" w:rsidP="00EC54CA">
      <w:pPr>
        <w:rPr>
          <w:ins w:id="305" w:author="shreyasdeshmukh4@gmail.com" w:date="2016-10-14T00:40:00Z"/>
          <w:rFonts w:ascii="Times New Roman" w:hAnsi="Times New Roman" w:cs="Times New Roman"/>
        </w:rPr>
      </w:pPr>
    </w:p>
    <w:p w14:paraId="20335512" w14:textId="00640086" w:rsidR="003D07BE" w:rsidRPr="00502554" w:rsidRDefault="003D07BE" w:rsidP="00EC54CA">
      <w:pPr>
        <w:rPr>
          <w:rFonts w:ascii="Times New Roman" w:hAnsi="Times New Roman" w:cs="Times New Roman"/>
        </w:rPr>
      </w:pPr>
    </w:p>
    <w:p w14:paraId="6099324A" w14:textId="77777777" w:rsidR="00EC54CA" w:rsidRPr="00502554" w:rsidRDefault="00EC54CA" w:rsidP="00EC54CA">
      <w:pPr>
        <w:rPr>
          <w:rFonts w:ascii="Times New Roman" w:hAnsi="Times New Roman" w:cs="Times New Roman"/>
        </w:rPr>
      </w:pPr>
    </w:p>
    <w:tbl>
      <w:tblPr>
        <w:tblW w:w="5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67"/>
        <w:gridCol w:w="2165"/>
        <w:gridCol w:w="1169"/>
      </w:tblGrid>
      <w:tr w:rsidR="00EC54CA" w:rsidRPr="00502554" w14:paraId="5B128FFF" w14:textId="77777777" w:rsidTr="00E96BA4">
        <w:tc>
          <w:tcPr>
            <w:tcW w:w="1667" w:type="dxa"/>
            <w:tcMar>
              <w:left w:w="108" w:type="dxa"/>
              <w:right w:w="108" w:type="dxa"/>
            </w:tcMar>
          </w:tcPr>
          <w:p w14:paraId="702B2330" w14:textId="77777777" w:rsidR="00EC54CA" w:rsidRPr="00502554" w:rsidRDefault="00EC54CA" w:rsidP="00E96BA4">
            <w:pPr>
              <w:spacing w:line="240" w:lineRule="auto"/>
              <w:rPr>
                <w:rFonts w:ascii="Times New Roman" w:hAnsi="Times New Roman" w:cs="Times New Roman"/>
              </w:rPr>
            </w:pPr>
          </w:p>
        </w:tc>
        <w:tc>
          <w:tcPr>
            <w:tcW w:w="2165" w:type="dxa"/>
            <w:tcMar>
              <w:left w:w="108" w:type="dxa"/>
              <w:right w:w="108" w:type="dxa"/>
            </w:tcMar>
          </w:tcPr>
          <w:p w14:paraId="41F1CE4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Travel time </w:t>
            </w:r>
          </w:p>
        </w:tc>
        <w:tc>
          <w:tcPr>
            <w:tcW w:w="1169" w:type="dxa"/>
            <w:tcMar>
              <w:left w:w="108" w:type="dxa"/>
              <w:right w:w="108" w:type="dxa"/>
            </w:tcMar>
          </w:tcPr>
          <w:p w14:paraId="7482DAD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Flow </w:t>
            </w:r>
          </w:p>
        </w:tc>
      </w:tr>
      <w:tr w:rsidR="00EC54CA" w:rsidRPr="00502554" w14:paraId="49286D05" w14:textId="77777777" w:rsidTr="00E96BA4">
        <w:tc>
          <w:tcPr>
            <w:tcW w:w="1667" w:type="dxa"/>
            <w:tcMar>
              <w:left w:w="108" w:type="dxa"/>
              <w:right w:w="108" w:type="dxa"/>
            </w:tcMar>
          </w:tcPr>
          <w:p w14:paraId="722B097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w:t>
            </w:r>
          </w:p>
        </w:tc>
        <w:tc>
          <w:tcPr>
            <w:tcW w:w="2165" w:type="dxa"/>
            <w:tcMar>
              <w:left w:w="108" w:type="dxa"/>
              <w:right w:w="108" w:type="dxa"/>
            </w:tcMar>
          </w:tcPr>
          <w:p w14:paraId="781726A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Link a(40.01) + Link d(45) = 85.01  min </w:t>
            </w:r>
          </w:p>
        </w:tc>
        <w:tc>
          <w:tcPr>
            <w:tcW w:w="1169" w:type="dxa"/>
            <w:tcMar>
              <w:left w:w="108" w:type="dxa"/>
              <w:right w:w="108" w:type="dxa"/>
            </w:tcMar>
          </w:tcPr>
          <w:p w14:paraId="2B32711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50DD8371" w14:textId="77777777" w:rsidTr="00E96BA4">
        <w:tc>
          <w:tcPr>
            <w:tcW w:w="1667" w:type="dxa"/>
            <w:tcMar>
              <w:left w:w="108" w:type="dxa"/>
              <w:right w:w="108" w:type="dxa"/>
            </w:tcMar>
          </w:tcPr>
          <w:p w14:paraId="2EEB3C7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w:t>
            </w:r>
          </w:p>
        </w:tc>
        <w:tc>
          <w:tcPr>
            <w:tcW w:w="2165" w:type="dxa"/>
            <w:tcMar>
              <w:left w:w="108" w:type="dxa"/>
              <w:right w:w="108" w:type="dxa"/>
            </w:tcMar>
          </w:tcPr>
          <w:p w14:paraId="117BB7C4" w14:textId="77777777" w:rsidR="00EC54CA" w:rsidRPr="0024196C" w:rsidRDefault="00EC54CA" w:rsidP="00E96BA4">
            <w:pPr>
              <w:spacing w:line="240" w:lineRule="auto"/>
              <w:rPr>
                <w:rFonts w:ascii="Times New Roman" w:hAnsi="Times New Roman" w:cs="Times New Roman"/>
                <w:lang w:val="sv-SE"/>
              </w:rPr>
            </w:pPr>
            <w:r w:rsidRPr="0024196C">
              <w:rPr>
                <w:rFonts w:ascii="Times New Roman" w:eastAsia="Times New Roman" w:hAnsi="Times New Roman" w:cs="Times New Roman"/>
                <w:lang w:val="sv-SE"/>
              </w:rPr>
              <w:t>Link c(45) + Link b(40.01) = 85.01  min</w:t>
            </w:r>
          </w:p>
        </w:tc>
        <w:tc>
          <w:tcPr>
            <w:tcW w:w="1169" w:type="dxa"/>
            <w:tcMar>
              <w:left w:w="108" w:type="dxa"/>
              <w:right w:w="108" w:type="dxa"/>
            </w:tcMar>
          </w:tcPr>
          <w:p w14:paraId="52458A7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6CE2AA1C" w14:textId="77777777" w:rsidTr="00E96BA4">
        <w:tc>
          <w:tcPr>
            <w:tcW w:w="1667" w:type="dxa"/>
            <w:tcMar>
              <w:left w:w="108" w:type="dxa"/>
              <w:right w:w="108" w:type="dxa"/>
            </w:tcMar>
          </w:tcPr>
          <w:p w14:paraId="5D08773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3</w:t>
            </w:r>
          </w:p>
        </w:tc>
        <w:tc>
          <w:tcPr>
            <w:tcW w:w="2165" w:type="dxa"/>
            <w:tcMar>
              <w:left w:w="108" w:type="dxa"/>
              <w:right w:w="108" w:type="dxa"/>
            </w:tcMar>
          </w:tcPr>
          <w:p w14:paraId="28D17748" w14:textId="77777777" w:rsidR="00EC54CA" w:rsidRPr="0024196C" w:rsidRDefault="00EC54CA" w:rsidP="00E96BA4">
            <w:pPr>
              <w:spacing w:line="240" w:lineRule="auto"/>
              <w:rPr>
                <w:rFonts w:ascii="Times New Roman" w:hAnsi="Times New Roman" w:cs="Times New Roman"/>
                <w:lang w:val="pt-PT"/>
              </w:rPr>
            </w:pPr>
            <w:r w:rsidRPr="0024196C">
              <w:rPr>
                <w:rFonts w:ascii="Times New Roman" w:eastAsia="Times New Roman" w:hAnsi="Times New Roman" w:cs="Times New Roman"/>
                <w:lang w:val="pt-PT"/>
              </w:rPr>
              <w:t>Link a(40.01)+ Link e(0.001)+ Link b(40.01) = 80.02 min</w:t>
            </w:r>
          </w:p>
        </w:tc>
        <w:tc>
          <w:tcPr>
            <w:tcW w:w="1169" w:type="dxa"/>
            <w:tcMar>
              <w:left w:w="108" w:type="dxa"/>
              <w:right w:w="108" w:type="dxa"/>
            </w:tcMar>
          </w:tcPr>
          <w:p w14:paraId="06D9CEE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r>
    </w:tbl>
    <w:p w14:paraId="4EA4F798" w14:textId="77777777" w:rsidR="00EC54CA" w:rsidRPr="00502554" w:rsidRDefault="00EC54CA" w:rsidP="00EC54CA">
      <w:pPr>
        <w:rPr>
          <w:rFonts w:ascii="Times New Roman" w:hAnsi="Times New Roman" w:cs="Times New Roman"/>
        </w:rPr>
      </w:pPr>
    </w:p>
    <w:p w14:paraId="29BB732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5: Close the NEXTA.</w:t>
      </w:r>
    </w:p>
    <w:p w14:paraId="173CD54B" w14:textId="77777777" w:rsidR="00EC54CA" w:rsidRPr="00502554" w:rsidRDefault="00EC54CA" w:rsidP="00EC54CA">
      <w:pPr>
        <w:rPr>
          <w:rFonts w:ascii="Times New Roman" w:hAnsi="Times New Roman" w:cs="Times New Roman"/>
        </w:rPr>
      </w:pPr>
    </w:p>
    <w:p w14:paraId="13CF4DFA" w14:textId="77777777" w:rsidR="00EC54CA" w:rsidRPr="00502554" w:rsidRDefault="00EC54CA" w:rsidP="00EC54CA">
      <w:pPr>
        <w:pStyle w:val="Heading1"/>
        <w:contextualSpacing w:val="0"/>
        <w:rPr>
          <w:rFonts w:ascii="Times New Roman" w:hAnsi="Times New Roman" w:cs="Times New Roman"/>
          <w:sz w:val="22"/>
          <w:szCs w:val="22"/>
        </w:rPr>
      </w:pPr>
      <w:bookmarkStart w:id="306" w:name="_nh5p5z23cnrr" w:colFirst="0" w:colLast="0"/>
      <w:bookmarkEnd w:id="306"/>
      <w:r w:rsidRPr="00502554">
        <w:rPr>
          <w:rFonts w:ascii="Times New Roman" w:hAnsi="Times New Roman" w:cs="Times New Roman"/>
          <w:sz w:val="22"/>
          <w:szCs w:val="22"/>
        </w:rPr>
        <w:t>Task 5: Compare System-wide Performance Differences between Two Networks.</w:t>
      </w:r>
    </w:p>
    <w:p w14:paraId="12EF3E59" w14:textId="77777777" w:rsidR="00EC54CA" w:rsidRPr="00502554" w:rsidRDefault="00EC54CA" w:rsidP="00EC54CA">
      <w:pPr>
        <w:rPr>
          <w:rFonts w:ascii="Times New Roman" w:hAnsi="Times New Roman" w:cs="Times New Roman"/>
        </w:rPr>
      </w:pPr>
    </w:p>
    <w:p w14:paraId="7F379D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paradox is a User Equilibrium (UE) system that is not necessarily System Optimal (SO). Under the UE principle, the users are assumed to be greedy and rational to choose their own route with minimum cost, and users are familiar with the system. The UE conditions are described as follows:</w:t>
      </w:r>
    </w:p>
    <w:p w14:paraId="13A5B214"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No individual trip maker can reduce his path costs by switching routes. All used routes between an O-D </w:t>
      </w:r>
      <w:r w:rsidRPr="00502554">
        <w:rPr>
          <w:rFonts w:ascii="Times New Roman" w:eastAsia="Times New Roman" w:hAnsi="Times New Roman" w:cs="Times New Roman"/>
        </w:rPr>
        <w:lastRenderedPageBreak/>
        <w:t xml:space="preserve">pair have equal and minimum costs, while all unused routes have greater or equal costs (to the used path costs). </w:t>
      </w:r>
    </w:p>
    <w:p w14:paraId="56AD656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displayed values of the volume on two different networks mentioned above, we can complete the following table.</w:t>
      </w:r>
    </w:p>
    <w:tbl>
      <w:tblPr>
        <w:tblW w:w="4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29"/>
        <w:gridCol w:w="1494"/>
        <w:gridCol w:w="976"/>
      </w:tblGrid>
      <w:tr w:rsidR="00EC54CA" w:rsidRPr="00502554" w14:paraId="6BCF0E9E" w14:textId="77777777" w:rsidTr="00E96BA4">
        <w:tc>
          <w:tcPr>
            <w:tcW w:w="2529" w:type="dxa"/>
            <w:tcMar>
              <w:left w:w="108" w:type="dxa"/>
              <w:right w:w="108" w:type="dxa"/>
            </w:tcMar>
          </w:tcPr>
          <w:p w14:paraId="551927B1" w14:textId="77777777" w:rsidR="00EC54CA" w:rsidRPr="00502554" w:rsidRDefault="00EC54CA" w:rsidP="00E96BA4">
            <w:pPr>
              <w:rPr>
                <w:rFonts w:ascii="Times New Roman" w:hAnsi="Times New Roman" w:cs="Times New Roman"/>
              </w:rPr>
            </w:pPr>
          </w:p>
        </w:tc>
        <w:tc>
          <w:tcPr>
            <w:tcW w:w="1494" w:type="dxa"/>
            <w:tcMar>
              <w:left w:w="108" w:type="dxa"/>
              <w:right w:w="108" w:type="dxa"/>
            </w:tcMar>
          </w:tcPr>
          <w:p w14:paraId="41149F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Without adding link e</w:t>
            </w:r>
          </w:p>
        </w:tc>
        <w:tc>
          <w:tcPr>
            <w:tcW w:w="976" w:type="dxa"/>
            <w:tcMar>
              <w:left w:w="108" w:type="dxa"/>
              <w:right w:w="108" w:type="dxa"/>
            </w:tcMar>
          </w:tcPr>
          <w:p w14:paraId="4F32D2D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5E0567B5" w14:textId="77777777" w:rsidTr="00E96BA4">
        <w:tc>
          <w:tcPr>
            <w:tcW w:w="2529" w:type="dxa"/>
            <w:tcMar>
              <w:left w:w="108" w:type="dxa"/>
              <w:right w:w="108" w:type="dxa"/>
            </w:tcMar>
          </w:tcPr>
          <w:p w14:paraId="0170AA0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Total number of vehicles</w:t>
            </w:r>
          </w:p>
        </w:tc>
        <w:tc>
          <w:tcPr>
            <w:tcW w:w="1494" w:type="dxa"/>
            <w:tcMar>
              <w:left w:w="108" w:type="dxa"/>
              <w:right w:w="108" w:type="dxa"/>
            </w:tcMar>
            <w:vAlign w:val="center"/>
          </w:tcPr>
          <w:p w14:paraId="5A3888D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c>
          <w:tcPr>
            <w:tcW w:w="976" w:type="dxa"/>
            <w:tcMar>
              <w:left w:w="108" w:type="dxa"/>
              <w:right w:w="108" w:type="dxa"/>
            </w:tcMar>
            <w:vAlign w:val="center"/>
          </w:tcPr>
          <w:p w14:paraId="45E785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2BF5A007" w14:textId="77777777" w:rsidTr="00E96BA4">
        <w:tc>
          <w:tcPr>
            <w:tcW w:w="2529" w:type="dxa"/>
            <w:tcMar>
              <w:left w:w="108" w:type="dxa"/>
              <w:right w:w="108" w:type="dxa"/>
            </w:tcMar>
          </w:tcPr>
          <w:p w14:paraId="1068813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System-wide total travel time</w:t>
            </w:r>
          </w:p>
        </w:tc>
        <w:tc>
          <w:tcPr>
            <w:tcW w:w="1494" w:type="dxa"/>
            <w:tcMar>
              <w:left w:w="108" w:type="dxa"/>
              <w:right w:w="108" w:type="dxa"/>
            </w:tcMar>
            <w:vAlign w:val="center"/>
          </w:tcPr>
          <w:p w14:paraId="1431FB7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260040.7</w:t>
            </w:r>
          </w:p>
        </w:tc>
        <w:tc>
          <w:tcPr>
            <w:tcW w:w="976" w:type="dxa"/>
            <w:tcMar>
              <w:left w:w="108" w:type="dxa"/>
              <w:right w:w="108" w:type="dxa"/>
            </w:tcMar>
            <w:vAlign w:val="center"/>
          </w:tcPr>
          <w:p w14:paraId="5C89C27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320083.8</w:t>
            </w:r>
          </w:p>
        </w:tc>
      </w:tr>
      <w:tr w:rsidR="00EC54CA" w:rsidRPr="00502554" w14:paraId="0EEF5E81" w14:textId="77777777" w:rsidTr="00E96BA4">
        <w:tc>
          <w:tcPr>
            <w:tcW w:w="2529" w:type="dxa"/>
            <w:tcMar>
              <w:left w:w="108" w:type="dxa"/>
              <w:right w:w="108" w:type="dxa"/>
            </w:tcMar>
          </w:tcPr>
          <w:p w14:paraId="0908F5C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Average travel time for each vehicles </w:t>
            </w:r>
          </w:p>
        </w:tc>
        <w:tc>
          <w:tcPr>
            <w:tcW w:w="1494" w:type="dxa"/>
            <w:tcMar>
              <w:left w:w="108" w:type="dxa"/>
              <w:right w:w="108" w:type="dxa"/>
            </w:tcMar>
            <w:vAlign w:val="center"/>
          </w:tcPr>
          <w:p w14:paraId="37C88BFC"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65.01</w:t>
            </w:r>
          </w:p>
        </w:tc>
        <w:tc>
          <w:tcPr>
            <w:tcW w:w="976" w:type="dxa"/>
            <w:tcMar>
              <w:left w:w="108" w:type="dxa"/>
              <w:right w:w="108" w:type="dxa"/>
            </w:tcMar>
            <w:vAlign w:val="center"/>
          </w:tcPr>
          <w:p w14:paraId="23AF161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2C0DFC84" w14:textId="77777777" w:rsidTr="00E96BA4">
        <w:tc>
          <w:tcPr>
            <w:tcW w:w="2529" w:type="dxa"/>
            <w:tcMar>
              <w:left w:w="108" w:type="dxa"/>
              <w:right w:w="108" w:type="dxa"/>
            </w:tcMar>
          </w:tcPr>
          <w:p w14:paraId="10092ECB"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a</w:t>
            </w:r>
          </w:p>
        </w:tc>
        <w:tc>
          <w:tcPr>
            <w:tcW w:w="1494" w:type="dxa"/>
            <w:tcMar>
              <w:left w:w="108" w:type="dxa"/>
              <w:right w:w="108" w:type="dxa"/>
            </w:tcMar>
            <w:vAlign w:val="center"/>
          </w:tcPr>
          <w:p w14:paraId="4B54D08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0FCFA58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5CDBE114" w14:textId="77777777" w:rsidTr="00E96BA4">
        <w:tc>
          <w:tcPr>
            <w:tcW w:w="2529" w:type="dxa"/>
            <w:tcMar>
              <w:left w:w="108" w:type="dxa"/>
              <w:right w:w="108" w:type="dxa"/>
            </w:tcMar>
          </w:tcPr>
          <w:p w14:paraId="2F9D30F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c</w:t>
            </w:r>
          </w:p>
        </w:tc>
        <w:tc>
          <w:tcPr>
            <w:tcW w:w="1494" w:type="dxa"/>
            <w:tcMar>
              <w:left w:w="108" w:type="dxa"/>
              <w:right w:w="108" w:type="dxa"/>
            </w:tcMar>
            <w:vAlign w:val="center"/>
          </w:tcPr>
          <w:p w14:paraId="3C6B50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7C0EBFA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02A7530E" w14:textId="77777777" w:rsidTr="00E96BA4">
        <w:tc>
          <w:tcPr>
            <w:tcW w:w="2529" w:type="dxa"/>
            <w:tcMar>
              <w:left w:w="108" w:type="dxa"/>
              <w:right w:w="108" w:type="dxa"/>
            </w:tcMar>
          </w:tcPr>
          <w:p w14:paraId="7A56B41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1 travel time</w:t>
            </w:r>
          </w:p>
        </w:tc>
        <w:tc>
          <w:tcPr>
            <w:tcW w:w="1494" w:type="dxa"/>
            <w:tcMar>
              <w:left w:w="108" w:type="dxa"/>
              <w:right w:w="108" w:type="dxa"/>
            </w:tcMar>
            <w:vAlign w:val="center"/>
          </w:tcPr>
          <w:p w14:paraId="6B4727B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65.07</w:t>
            </w:r>
          </w:p>
        </w:tc>
        <w:tc>
          <w:tcPr>
            <w:tcW w:w="976" w:type="dxa"/>
            <w:tcMar>
              <w:left w:w="108" w:type="dxa"/>
              <w:right w:w="108" w:type="dxa"/>
            </w:tcMar>
            <w:vAlign w:val="center"/>
          </w:tcPr>
          <w:p w14:paraId="23CCCB7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5F3AD957" w14:textId="77777777" w:rsidTr="00E96BA4">
        <w:trPr>
          <w:trHeight w:val="520"/>
        </w:trPr>
        <w:tc>
          <w:tcPr>
            <w:tcW w:w="2529" w:type="dxa"/>
            <w:tcMar>
              <w:left w:w="108" w:type="dxa"/>
              <w:right w:w="108" w:type="dxa"/>
            </w:tcMar>
          </w:tcPr>
          <w:p w14:paraId="6829EEF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 volume</w:t>
            </w:r>
          </w:p>
        </w:tc>
        <w:tc>
          <w:tcPr>
            <w:tcW w:w="1494" w:type="dxa"/>
            <w:tcMar>
              <w:left w:w="108" w:type="dxa"/>
              <w:right w:w="108" w:type="dxa"/>
            </w:tcMar>
            <w:vAlign w:val="center"/>
          </w:tcPr>
          <w:p w14:paraId="2BC254E1"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593EF49C"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1F70A043" w14:textId="77777777" w:rsidTr="00E96BA4">
        <w:tc>
          <w:tcPr>
            <w:tcW w:w="2529" w:type="dxa"/>
            <w:tcMar>
              <w:left w:w="108" w:type="dxa"/>
              <w:right w:w="108" w:type="dxa"/>
            </w:tcMar>
          </w:tcPr>
          <w:p w14:paraId="6FB0C22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 travel time</w:t>
            </w:r>
          </w:p>
        </w:tc>
        <w:tc>
          <w:tcPr>
            <w:tcW w:w="1494" w:type="dxa"/>
            <w:tcMar>
              <w:left w:w="108" w:type="dxa"/>
              <w:right w:w="108" w:type="dxa"/>
            </w:tcMar>
            <w:vAlign w:val="center"/>
          </w:tcPr>
          <w:p w14:paraId="6B166E4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64.95</w:t>
            </w:r>
          </w:p>
        </w:tc>
        <w:tc>
          <w:tcPr>
            <w:tcW w:w="976" w:type="dxa"/>
            <w:tcMar>
              <w:left w:w="108" w:type="dxa"/>
              <w:right w:w="108" w:type="dxa"/>
            </w:tcMar>
            <w:vAlign w:val="center"/>
          </w:tcPr>
          <w:p w14:paraId="56914E2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2BF12422" w14:textId="77777777" w:rsidTr="00E96BA4">
        <w:tc>
          <w:tcPr>
            <w:tcW w:w="2529" w:type="dxa"/>
            <w:tcMar>
              <w:left w:w="108" w:type="dxa"/>
              <w:right w:w="108" w:type="dxa"/>
            </w:tcMar>
          </w:tcPr>
          <w:p w14:paraId="3EC0FF9C"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2 Volume</w:t>
            </w:r>
          </w:p>
        </w:tc>
        <w:tc>
          <w:tcPr>
            <w:tcW w:w="1494" w:type="dxa"/>
            <w:tcMar>
              <w:left w:w="108" w:type="dxa"/>
              <w:right w:w="108" w:type="dxa"/>
            </w:tcMar>
            <w:vAlign w:val="center"/>
          </w:tcPr>
          <w:p w14:paraId="0D1AD246"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59018FA9"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225382DF" w14:textId="77777777" w:rsidTr="00E96BA4">
        <w:tc>
          <w:tcPr>
            <w:tcW w:w="2529" w:type="dxa"/>
            <w:tcMar>
              <w:left w:w="108" w:type="dxa"/>
              <w:right w:w="108" w:type="dxa"/>
            </w:tcMar>
          </w:tcPr>
          <w:p w14:paraId="5D03E8B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Path 3 travel time </w:t>
            </w:r>
          </w:p>
        </w:tc>
        <w:tc>
          <w:tcPr>
            <w:tcW w:w="1494" w:type="dxa"/>
            <w:tcMar>
              <w:left w:w="108" w:type="dxa"/>
              <w:right w:w="108" w:type="dxa"/>
            </w:tcMar>
            <w:vAlign w:val="center"/>
          </w:tcPr>
          <w:p w14:paraId="7A04AA4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976" w:type="dxa"/>
            <w:tcMar>
              <w:left w:w="108" w:type="dxa"/>
              <w:right w:w="108" w:type="dxa"/>
            </w:tcMar>
            <w:vAlign w:val="center"/>
          </w:tcPr>
          <w:p w14:paraId="20060751"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6FA03797" w14:textId="77777777" w:rsidTr="00E96BA4">
        <w:tc>
          <w:tcPr>
            <w:tcW w:w="2529" w:type="dxa"/>
            <w:tcMar>
              <w:left w:w="108" w:type="dxa"/>
              <w:right w:w="108" w:type="dxa"/>
            </w:tcMar>
          </w:tcPr>
          <w:p w14:paraId="78D073A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3 Volume</w:t>
            </w:r>
          </w:p>
        </w:tc>
        <w:tc>
          <w:tcPr>
            <w:tcW w:w="1494" w:type="dxa"/>
            <w:tcMar>
              <w:left w:w="108" w:type="dxa"/>
              <w:right w:w="108" w:type="dxa"/>
            </w:tcMar>
            <w:vAlign w:val="center"/>
          </w:tcPr>
          <w:p w14:paraId="6FF2F622"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c>
          <w:tcPr>
            <w:tcW w:w="976" w:type="dxa"/>
            <w:tcMar>
              <w:left w:w="108" w:type="dxa"/>
              <w:right w:w="108" w:type="dxa"/>
            </w:tcMar>
            <w:vAlign w:val="center"/>
          </w:tcPr>
          <w:p w14:paraId="56D97667"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4000</w:t>
            </w:r>
          </w:p>
        </w:tc>
      </w:tr>
    </w:tbl>
    <w:p w14:paraId="70818474" w14:textId="77777777" w:rsidR="00EC54CA" w:rsidRPr="00502554" w:rsidRDefault="00EC54CA" w:rsidP="00EC54CA">
      <w:pPr>
        <w:rPr>
          <w:rFonts w:ascii="Times New Roman" w:hAnsi="Times New Roman" w:cs="Times New Roman"/>
        </w:rPr>
      </w:pPr>
    </w:p>
    <w:p w14:paraId="33C345DC" w14:textId="77777777" w:rsidR="00EC54CA" w:rsidRPr="00502554" w:rsidRDefault="00EC54CA" w:rsidP="00EC54CA">
      <w:pPr>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7AC289A" w14:textId="77777777" w:rsidTr="00E96BA4">
        <w:trPr>
          <w:trHeight w:val="3300"/>
        </w:trPr>
        <w:tc>
          <w:tcPr>
            <w:tcW w:w="9360" w:type="dxa"/>
            <w:shd w:val="clear" w:color="auto" w:fill="F3F3F3"/>
            <w:tcMar>
              <w:top w:w="100" w:type="dxa"/>
              <w:left w:w="100" w:type="dxa"/>
              <w:bottom w:w="100" w:type="dxa"/>
              <w:right w:w="100" w:type="dxa"/>
            </w:tcMar>
          </w:tcPr>
          <w:p w14:paraId="655BDC2A"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Remarks:</w:t>
            </w:r>
          </w:p>
          <w:p w14:paraId="101A2FE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 xml:space="preserve">Comparing the average travel times before and after the addition of link e, it is interesting that the average travel time increases from 65.01-min to 80.02-min, due to the addition of link e. After adding link e into 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all the vehicles travel through link e, and the system-wide total travel time increases significantly. However, for one single vehicle, the driver does not have an incentive to switch his route, as the travel times for the other two paths (Path 1 and Path 2) are 85.01 minutes when all the other vehicles travel through link e (except for that one vehicle). Therefore, there is a paradox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under reasonable assumptions, necessary and sufficient conditions in a general transportation network.</w:t>
            </w:r>
          </w:p>
        </w:tc>
      </w:tr>
    </w:tbl>
    <w:p w14:paraId="029E6F92" w14:textId="77777777" w:rsidR="00EC54CA" w:rsidRPr="00502554" w:rsidRDefault="00EC54CA" w:rsidP="00EC54CA">
      <w:pPr>
        <w:jc w:val="both"/>
        <w:rPr>
          <w:rFonts w:ascii="Times New Roman" w:hAnsi="Times New Roman" w:cs="Times New Roman"/>
        </w:rPr>
      </w:pPr>
    </w:p>
    <w:p w14:paraId="132ADC6E"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It should be noted that the length of link e must be short enough to ensure that the travel time on path 3 is less than the travel times on both path 1 and 2.</w:t>
      </w:r>
    </w:p>
    <w:p w14:paraId="6E5717C4" w14:textId="77777777" w:rsidR="00EC54CA" w:rsidRPr="00502554" w:rsidRDefault="00EC54CA" w:rsidP="00EC54CA">
      <w:pPr>
        <w:jc w:val="both"/>
        <w:rPr>
          <w:rFonts w:ascii="Times New Roman" w:hAnsi="Times New Roman" w:cs="Times New Roman"/>
        </w:rPr>
      </w:pPr>
    </w:p>
    <w:p w14:paraId="1E37A6B4" w14:textId="77777777" w:rsidR="00EC54CA" w:rsidRPr="00502554" w:rsidRDefault="00EC54CA" w:rsidP="00EC54CA">
      <w:pPr>
        <w:jc w:val="both"/>
        <w:rPr>
          <w:rFonts w:ascii="Times New Roman" w:hAnsi="Times New Roman" w:cs="Times New Roman"/>
        </w:rPr>
      </w:pPr>
    </w:p>
    <w:p w14:paraId="5802FB77" w14:textId="77777777" w:rsidR="00EC54CA" w:rsidRPr="00502554" w:rsidRDefault="00EC54CA" w:rsidP="00EC54CA">
      <w:pPr>
        <w:jc w:val="both"/>
        <w:rPr>
          <w:rFonts w:ascii="Times New Roman" w:hAnsi="Times New Roman" w:cs="Times New Roman"/>
        </w:rPr>
      </w:pPr>
    </w:p>
    <w:p w14:paraId="0575E74A" w14:textId="77777777" w:rsidR="00EC54CA" w:rsidRPr="00502554" w:rsidRDefault="00EC54CA" w:rsidP="00EC54CA">
      <w:pPr>
        <w:jc w:val="both"/>
        <w:rPr>
          <w:rFonts w:ascii="Times New Roman" w:hAnsi="Times New Roman" w:cs="Times New Roman"/>
        </w:rPr>
      </w:pPr>
    </w:p>
    <w:p w14:paraId="1736BA4E" w14:textId="77777777" w:rsidR="00EC54CA" w:rsidRPr="00502554" w:rsidRDefault="00EC54CA" w:rsidP="00EC54CA">
      <w:pPr>
        <w:pStyle w:val="Heading1"/>
        <w:contextualSpacing w:val="0"/>
        <w:rPr>
          <w:rFonts w:ascii="Times New Roman" w:hAnsi="Times New Roman" w:cs="Times New Roman"/>
          <w:sz w:val="22"/>
          <w:szCs w:val="22"/>
        </w:rPr>
      </w:pPr>
      <w:bookmarkStart w:id="307" w:name="_8qefw71z6dt7" w:colFirst="0" w:colLast="0"/>
      <w:bookmarkEnd w:id="307"/>
      <w:r w:rsidRPr="00502554">
        <w:rPr>
          <w:rFonts w:ascii="Times New Roman" w:hAnsi="Times New Roman" w:cs="Times New Roman"/>
          <w:sz w:val="22"/>
          <w:szCs w:val="22"/>
        </w:rPr>
        <w:t>Task 6: Add a Link Toll and Run Static Simulation</w:t>
      </w:r>
    </w:p>
    <w:p w14:paraId="2996138F"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lastRenderedPageBreak/>
        <w:t xml:space="preserve">Step 1: Click </w:t>
      </w:r>
      <w:r w:rsidRPr="00502554">
        <w:rPr>
          <w:rFonts w:ascii="Times New Roman" w:hAnsi="Times New Roman" w:cs="Times New Roman"/>
          <w:noProof/>
          <w:lang w:eastAsia="en-US"/>
        </w:rPr>
        <w:drawing>
          <wp:inline distT="19050" distB="19050" distL="19050" distR="19050" wp14:anchorId="0FDA5F39" wp14:editId="4783BE56">
            <wp:extent cx="247650" cy="219075"/>
            <wp:effectExtent l="0" t="0" r="0" b="0"/>
            <wp:docPr id="3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247650" cy="219075"/>
                    </a:xfrm>
                    <a:prstGeom prst="rect">
                      <a:avLst/>
                    </a:prstGeom>
                    <a:ln/>
                  </pic:spPr>
                </pic:pic>
              </a:graphicData>
            </a:graphic>
          </wp:inline>
        </w:drawing>
      </w:r>
      <w:r w:rsidRPr="00502554">
        <w:rPr>
          <w:rFonts w:ascii="Times New Roman" w:eastAsia="Times New Roman" w:hAnsi="Times New Roman" w:cs="Times New Roman"/>
        </w:rPr>
        <w:t xml:space="preserve"> on Tool bar to open “</w:t>
      </w:r>
      <w:proofErr w:type="spellStart"/>
      <w:r w:rsidRPr="00502554">
        <w:rPr>
          <w:rFonts w:ascii="Times New Roman" w:eastAsia="Times New Roman" w:hAnsi="Times New Roman" w:cs="Times New Roman"/>
        </w:rPr>
        <w:t>Braess_Network.tnp</w:t>
      </w:r>
      <w:proofErr w:type="spellEnd"/>
      <w:r w:rsidRPr="00502554">
        <w:rPr>
          <w:rFonts w:ascii="Times New Roman" w:eastAsia="Times New Roman" w:hAnsi="Times New Roman" w:cs="Times New Roman"/>
        </w:rPr>
        <w:t xml:space="preserve">” file. We can see that 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with link e is displayed on the map.</w:t>
      </w:r>
    </w:p>
    <w:p w14:paraId="7D792AE3"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2429BEAA" wp14:editId="708435EE">
            <wp:extent cx="4171950" cy="21145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4171950" cy="2114550"/>
                    </a:xfrm>
                    <a:prstGeom prst="rect">
                      <a:avLst/>
                    </a:prstGeom>
                    <a:ln/>
                  </pic:spPr>
                </pic:pic>
              </a:graphicData>
            </a:graphic>
          </wp:inline>
        </w:drawing>
      </w:r>
    </w:p>
    <w:p w14:paraId="2C6F53C8"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2: Click “Toll” on the GIS Layer Panel, and then click </w:t>
      </w:r>
      <w:r w:rsidRPr="00502554">
        <w:rPr>
          <w:rFonts w:ascii="Times New Roman" w:hAnsi="Times New Roman" w:cs="Times New Roman"/>
          <w:noProof/>
          <w:lang w:eastAsia="en-US"/>
        </w:rPr>
        <w:drawing>
          <wp:inline distT="19050" distB="19050" distL="19050" distR="19050" wp14:anchorId="1B15D1D1" wp14:editId="2F1EF733">
            <wp:extent cx="276225" cy="257175"/>
            <wp:effectExtent l="0" t="0" r="0" b="0"/>
            <wp:docPr id="3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276225" cy="257175"/>
                    </a:xfrm>
                    <a:prstGeom prst="rect">
                      <a:avLst/>
                    </a:prstGeom>
                    <a:ln/>
                  </pic:spPr>
                </pic:pic>
              </a:graphicData>
            </a:graphic>
          </wp:inline>
        </w:drawing>
      </w:r>
      <w:r w:rsidRPr="00502554">
        <w:rPr>
          <w:rFonts w:ascii="Times New Roman" w:eastAsia="Times New Roman" w:hAnsi="Times New Roman" w:cs="Times New Roman"/>
        </w:rPr>
        <w:t xml:space="preserve"> to select link e. Set link e as a Toll link by clicking “Add Link-based Toll” in the right click drop-down list. </w:t>
      </w:r>
    </w:p>
    <w:p w14:paraId="45EDE95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51FE22D0" wp14:editId="1D8A63C0">
            <wp:extent cx="5157920" cy="2981325"/>
            <wp:effectExtent l="0" t="0" r="0" b="0"/>
            <wp:docPr id="3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157920" cy="2981325"/>
                    </a:xfrm>
                    <a:prstGeom prst="rect">
                      <a:avLst/>
                    </a:prstGeom>
                    <a:ln/>
                  </pic:spPr>
                </pic:pic>
              </a:graphicData>
            </a:graphic>
          </wp:inline>
        </w:drawing>
      </w:r>
    </w:p>
    <w:p w14:paraId="531C6AB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 dialog box named “View/Edit Scenario Configuration” appears. The users can modify the values of the charge of toll on the link. After inputting the desired charge of toll, click “Save Data”.</w:t>
      </w:r>
    </w:p>
    <w:p w14:paraId="0437DC36"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lastRenderedPageBreak/>
        <w:drawing>
          <wp:inline distT="19050" distB="19050" distL="19050" distR="19050" wp14:anchorId="61217C96" wp14:editId="5CB57D67">
            <wp:extent cx="4366054" cy="2527157"/>
            <wp:effectExtent l="0" t="0" r="0" b="0"/>
            <wp:docPr id="3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4366054" cy="2527157"/>
                    </a:xfrm>
                    <a:prstGeom prst="rect">
                      <a:avLst/>
                    </a:prstGeom>
                    <a:ln/>
                  </pic:spPr>
                </pic:pic>
              </a:graphicData>
            </a:graphic>
          </wp:inline>
        </w:drawing>
      </w:r>
    </w:p>
    <w:p w14:paraId="6E07A74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on the new network and display the volumes on the map.</w:t>
      </w:r>
    </w:p>
    <w:p w14:paraId="36A960AE"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3998BC5F" wp14:editId="337F6E31">
            <wp:extent cx="5210175" cy="2895600"/>
            <wp:effectExtent l="0" t="0" r="0" b="0"/>
            <wp:docPr id="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5210175" cy="2895600"/>
                    </a:xfrm>
                    <a:prstGeom prst="rect">
                      <a:avLst/>
                    </a:prstGeom>
                    <a:ln/>
                  </pic:spPr>
                </pic:pic>
              </a:graphicData>
            </a:graphic>
          </wp:inline>
        </w:drawing>
      </w:r>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14:paraId="193C8355" w14:textId="77777777" w:rsidTr="00E96BA4">
        <w:tc>
          <w:tcPr>
            <w:tcW w:w="1451" w:type="dxa"/>
            <w:tcMar>
              <w:left w:w="108" w:type="dxa"/>
              <w:right w:w="108" w:type="dxa"/>
            </w:tcMar>
          </w:tcPr>
          <w:p w14:paraId="1AEEBFDD"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5443542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379" w:type="dxa"/>
            <w:tcMar>
              <w:left w:w="108" w:type="dxa"/>
              <w:right w:w="108" w:type="dxa"/>
            </w:tcMar>
          </w:tcPr>
          <w:p w14:paraId="3600585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360" w:type="dxa"/>
            <w:tcMar>
              <w:left w:w="108" w:type="dxa"/>
              <w:right w:w="108" w:type="dxa"/>
            </w:tcMar>
          </w:tcPr>
          <w:p w14:paraId="4649412B"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245" w:type="dxa"/>
            <w:tcMar>
              <w:left w:w="108" w:type="dxa"/>
              <w:right w:w="108" w:type="dxa"/>
            </w:tcMar>
          </w:tcPr>
          <w:p w14:paraId="0355E05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c>
          <w:tcPr>
            <w:tcW w:w="1245" w:type="dxa"/>
            <w:tcMar>
              <w:left w:w="108" w:type="dxa"/>
              <w:right w:w="108" w:type="dxa"/>
            </w:tcMar>
          </w:tcPr>
          <w:p w14:paraId="108D568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e</w:t>
            </w:r>
          </w:p>
        </w:tc>
      </w:tr>
      <w:tr w:rsidR="00EC54CA" w:rsidRPr="00502554" w14:paraId="40CDAD3F" w14:textId="77777777" w:rsidTr="00E96BA4">
        <w:tc>
          <w:tcPr>
            <w:tcW w:w="1451" w:type="dxa"/>
            <w:tcMar>
              <w:left w:w="108" w:type="dxa"/>
              <w:right w:w="108" w:type="dxa"/>
            </w:tcMar>
          </w:tcPr>
          <w:p w14:paraId="4187200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Total Link Volume(</w:t>
            </w:r>
            <w:proofErr w:type="spellStart"/>
            <w:r w:rsidRPr="00502554">
              <w:rPr>
                <w:rFonts w:ascii="Times New Roman" w:eastAsia="Times New Roman" w:hAnsi="Times New Roman" w:cs="Times New Roman"/>
              </w:rPr>
              <w:t>vhc</w:t>
            </w:r>
            <w:proofErr w:type="spellEnd"/>
            <w:r w:rsidRPr="00502554">
              <w:rPr>
                <w:rFonts w:ascii="Times New Roman" w:eastAsia="Times New Roman" w:hAnsi="Times New Roman" w:cs="Times New Roman"/>
              </w:rPr>
              <w:t>)</w:t>
            </w:r>
          </w:p>
        </w:tc>
        <w:tc>
          <w:tcPr>
            <w:tcW w:w="1428" w:type="dxa"/>
            <w:tcMar>
              <w:left w:w="108" w:type="dxa"/>
              <w:right w:w="108" w:type="dxa"/>
            </w:tcMar>
          </w:tcPr>
          <w:p w14:paraId="77E3B52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3837</w:t>
            </w:r>
          </w:p>
        </w:tc>
        <w:tc>
          <w:tcPr>
            <w:tcW w:w="1379" w:type="dxa"/>
            <w:tcMar>
              <w:left w:w="108" w:type="dxa"/>
              <w:right w:w="108" w:type="dxa"/>
            </w:tcMar>
          </w:tcPr>
          <w:p w14:paraId="75AA985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3845</w:t>
            </w:r>
          </w:p>
        </w:tc>
        <w:tc>
          <w:tcPr>
            <w:tcW w:w="1360" w:type="dxa"/>
            <w:tcMar>
              <w:left w:w="108" w:type="dxa"/>
              <w:right w:w="108" w:type="dxa"/>
            </w:tcMar>
          </w:tcPr>
          <w:p w14:paraId="2CA38B3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163</w:t>
            </w:r>
          </w:p>
        </w:tc>
        <w:tc>
          <w:tcPr>
            <w:tcW w:w="1245" w:type="dxa"/>
            <w:tcMar>
              <w:left w:w="108" w:type="dxa"/>
              <w:right w:w="108" w:type="dxa"/>
            </w:tcMar>
          </w:tcPr>
          <w:p w14:paraId="1921753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155</w:t>
            </w:r>
          </w:p>
        </w:tc>
        <w:tc>
          <w:tcPr>
            <w:tcW w:w="1245" w:type="dxa"/>
            <w:tcMar>
              <w:left w:w="108" w:type="dxa"/>
              <w:right w:w="108" w:type="dxa"/>
            </w:tcMar>
          </w:tcPr>
          <w:p w14:paraId="339A481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3682</w:t>
            </w:r>
          </w:p>
        </w:tc>
      </w:tr>
    </w:tbl>
    <w:p w14:paraId="2D7C1784" w14:textId="77777777" w:rsidR="00EC54CA" w:rsidRPr="00502554" w:rsidRDefault="00EC54CA" w:rsidP="00EC54CA">
      <w:pPr>
        <w:jc w:val="center"/>
        <w:rPr>
          <w:rFonts w:ascii="Times New Roman" w:hAnsi="Times New Roman" w:cs="Times New Roman"/>
        </w:rPr>
      </w:pPr>
    </w:p>
    <w:p w14:paraId="0C9EDD5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We can see some vehicles shifting from Path 3 to Path 1 and Path 2 because of introducing the toll on path 3.</w:t>
      </w:r>
    </w:p>
    <w:p w14:paraId="459D7FB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Close NEXTA.</w:t>
      </w:r>
    </w:p>
    <w:p w14:paraId="463A2D2F"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Problem 1: Sensitivity analysis using different demand levels</w:t>
      </w:r>
    </w:p>
    <w:p w14:paraId="40E42E67"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In this problem, we will explore the sensitivity of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paradox to different demand level. Try to change the demand in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 and run static simulation to do sensitivity analysis.</w:t>
      </w:r>
    </w:p>
    <w:p w14:paraId="0CD50674" w14:textId="77777777" w:rsidR="00EC54CA" w:rsidRPr="00502554" w:rsidRDefault="00EC54CA" w:rsidP="00EC54CA">
      <w:pPr>
        <w:rPr>
          <w:rFonts w:ascii="Times New Roman" w:hAnsi="Times New Roman" w:cs="Times New Roman"/>
        </w:rPr>
      </w:pPr>
    </w:p>
    <w:p w14:paraId="63654C3B"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1.  Analysis of low demand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w:t>
      </w:r>
    </w:p>
    <w:p w14:paraId="402A673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1: Launch NEXTA, and open the file ” Problem1_Braess_Network.tnp” in the folder </w:t>
      </w:r>
      <w:r w:rsidRPr="00502554">
        <w:rPr>
          <w:rFonts w:ascii="Times New Roman" w:eastAsia="Times New Roman" w:hAnsi="Times New Roman" w:cs="Times New Roman"/>
        </w:rPr>
        <w:lastRenderedPageBreak/>
        <w:t>“</w:t>
      </w:r>
      <w:proofErr w:type="spellStart"/>
      <w:r w:rsidRPr="00502554">
        <w:rPr>
          <w:rFonts w:ascii="Times New Roman" w:eastAsia="Times New Roman" w:hAnsi="Times New Roman" w:cs="Times New Roman"/>
        </w:rPr>
        <w:t>Internal_release</w:t>
      </w:r>
      <w:proofErr w:type="spellEnd"/>
      <w:r w:rsidRPr="00502554">
        <w:rPr>
          <w:rFonts w:ascii="Times New Roman" w:eastAsia="Times New Roman" w:hAnsi="Times New Roman" w:cs="Times New Roman"/>
        </w:rPr>
        <w:t>\</w:t>
      </w:r>
      <w:proofErr w:type="spellStart"/>
      <w:r w:rsidRPr="00502554">
        <w:rPr>
          <w:rFonts w:ascii="Times New Roman" w:eastAsia="Times New Roman" w:hAnsi="Times New Roman" w:cs="Times New Roman"/>
        </w:rPr>
        <w:t>test_data_sets</w:t>
      </w:r>
      <w:proofErr w:type="spellEnd"/>
      <w:r w:rsidRPr="00502554">
        <w:rPr>
          <w:rFonts w:ascii="Times New Roman" w:eastAsia="Times New Roman" w:hAnsi="Times New Roman" w:cs="Times New Roman"/>
        </w:rPr>
        <w:t>\</w:t>
      </w:r>
      <w:proofErr w:type="spellStart"/>
      <w:r w:rsidRPr="00502554">
        <w:rPr>
          <w:rFonts w:ascii="Times New Roman" w:eastAsia="Times New Roman" w:hAnsi="Times New Roman" w:cs="Times New Roman"/>
        </w:rPr>
        <w:t>Baress</w:t>
      </w:r>
      <w:proofErr w:type="spellEnd"/>
      <w:r w:rsidRPr="00502554">
        <w:rPr>
          <w:rFonts w:ascii="Times New Roman" w:eastAsia="Times New Roman" w:hAnsi="Times New Roman" w:cs="Times New Roman"/>
        </w:rPr>
        <w:t xml:space="preserve"> Network Data Sets\Problem1-Braess_network_with_link34-static - low” by clicking </w:t>
      </w:r>
      <w:r w:rsidRPr="00502554">
        <w:rPr>
          <w:rFonts w:ascii="Times New Roman" w:hAnsi="Times New Roman" w:cs="Times New Roman"/>
          <w:noProof/>
          <w:lang w:eastAsia="en-US"/>
        </w:rPr>
        <w:drawing>
          <wp:inline distT="19050" distB="19050" distL="19050" distR="19050" wp14:anchorId="3AB313EF" wp14:editId="03109244">
            <wp:extent cx="342900" cy="276225"/>
            <wp:effectExtent l="0" t="0" r="0" b="0"/>
            <wp:docPr id="3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0"/>
                    <a:srcRect/>
                    <a:stretch>
                      <a:fillRect/>
                    </a:stretch>
                  </pic:blipFill>
                  <pic:spPr>
                    <a:xfrm>
                      <a:off x="0" y="0"/>
                      <a:ext cx="342900" cy="276225"/>
                    </a:xfrm>
                    <a:prstGeom prst="rect">
                      <a:avLst/>
                    </a:prstGeom>
                    <a:ln/>
                  </pic:spPr>
                </pic:pic>
              </a:graphicData>
            </a:graphic>
          </wp:inline>
        </w:drawing>
      </w:r>
      <w:r w:rsidRPr="00502554">
        <w:rPr>
          <w:rFonts w:ascii="Times New Roman" w:eastAsia="Times New Roman" w:hAnsi="Times New Roman" w:cs="Times New Roman"/>
        </w:rPr>
        <w:t xml:space="preserve"> in Tool Bar.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appears on the interface.</w:t>
      </w:r>
    </w:p>
    <w:p w14:paraId="35C5DB5B"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2DC7F765" wp14:editId="6B6ABC7A">
            <wp:extent cx="4010025" cy="2247900"/>
            <wp:effectExtent l="0" t="0" r="0" b="0"/>
            <wp:docPr id="3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1"/>
                    <a:srcRect/>
                    <a:stretch>
                      <a:fillRect/>
                    </a:stretch>
                  </pic:blipFill>
                  <pic:spPr>
                    <a:xfrm>
                      <a:off x="0" y="0"/>
                      <a:ext cx="4010025" cy="2247900"/>
                    </a:xfrm>
                    <a:prstGeom prst="rect">
                      <a:avLst/>
                    </a:prstGeom>
                    <a:ln/>
                  </pic:spPr>
                </pic:pic>
              </a:graphicData>
            </a:graphic>
          </wp:inline>
        </w:drawing>
      </w:r>
    </w:p>
    <w:p w14:paraId="027D0502" w14:textId="77777777" w:rsidR="00EC54CA" w:rsidRPr="00502554" w:rsidRDefault="00EC54CA" w:rsidP="00EC54CA">
      <w:pPr>
        <w:jc w:val="both"/>
        <w:rPr>
          <w:rFonts w:ascii="Times New Roman" w:hAnsi="Times New Roman" w:cs="Times New Roman"/>
        </w:rPr>
      </w:pPr>
    </w:p>
    <w:p w14:paraId="1135D42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2: Click the button </w:t>
      </w:r>
      <w:r w:rsidRPr="00502554">
        <w:rPr>
          <w:rFonts w:ascii="Times New Roman" w:hAnsi="Times New Roman" w:cs="Times New Roman"/>
          <w:noProof/>
          <w:lang w:eastAsia="en-US"/>
        </w:rPr>
        <w:drawing>
          <wp:inline distT="19050" distB="19050" distL="19050" distR="19050" wp14:anchorId="78CD7C8B" wp14:editId="7E2FD3CF">
            <wp:extent cx="323850" cy="285750"/>
            <wp:effectExtent l="0" t="0" r="0" b="0"/>
            <wp:docPr id="3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2"/>
                    <a:srcRect/>
                    <a:stretch>
                      <a:fillRect/>
                    </a:stretch>
                  </pic:blipFill>
                  <pic:spPr>
                    <a:xfrm>
                      <a:off x="0" y="0"/>
                      <a:ext cx="323850" cy="285750"/>
                    </a:xfrm>
                    <a:prstGeom prst="rect">
                      <a:avLst/>
                    </a:prstGeom>
                    <a:ln/>
                  </pic:spPr>
                </pic:pic>
              </a:graphicData>
            </a:graphic>
          </wp:inline>
        </w:drawing>
      </w:r>
      <w:r w:rsidRPr="00502554">
        <w:rPr>
          <w:rFonts w:ascii="Times New Roman" w:eastAsia="Times New Roman" w:hAnsi="Times New Roman" w:cs="Times New Roman"/>
        </w:rPr>
        <w:t xml:space="preserve"> to modify the demand to low level.</w:t>
      </w:r>
    </w:p>
    <w:p w14:paraId="5917A48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In the dialog “Review Simulation/Assignment Setting”, we can change the value of “Demand Loading Multiplier” at 0.1. Then, the demand will change into 4000*0.1=400 (the original demand is </w:t>
      </w:r>
      <w:proofErr w:type="gramStart"/>
      <w:r w:rsidRPr="00502554">
        <w:rPr>
          <w:rFonts w:ascii="Times New Roman" w:eastAsia="Times New Roman" w:hAnsi="Times New Roman" w:cs="Times New Roman"/>
        </w:rPr>
        <w:t>4000 )</w:t>
      </w:r>
      <w:proofErr w:type="gramEnd"/>
      <w:r w:rsidRPr="00502554">
        <w:rPr>
          <w:rFonts w:ascii="Times New Roman" w:eastAsia="Times New Roman" w:hAnsi="Times New Roman" w:cs="Times New Roman"/>
        </w:rPr>
        <w:t>.</w:t>
      </w:r>
    </w:p>
    <w:p w14:paraId="7B0F6B70"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0BDD9B06" wp14:editId="4F90DB2B">
            <wp:extent cx="4191000" cy="2486025"/>
            <wp:effectExtent l="0" t="0" r="0" b="0"/>
            <wp:docPr id="32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3"/>
                    <a:srcRect/>
                    <a:stretch>
                      <a:fillRect/>
                    </a:stretch>
                  </pic:blipFill>
                  <pic:spPr>
                    <a:xfrm>
                      <a:off x="0" y="0"/>
                      <a:ext cx="4191000" cy="2486025"/>
                    </a:xfrm>
                    <a:prstGeom prst="rect">
                      <a:avLst/>
                    </a:prstGeom>
                    <a:ln/>
                  </pic:spPr>
                </pic:pic>
              </a:graphicData>
            </a:graphic>
          </wp:inline>
        </w:drawing>
      </w:r>
    </w:p>
    <w:p w14:paraId="1999A1D3" w14:textId="77777777" w:rsidR="00EC54CA" w:rsidRPr="00502554" w:rsidRDefault="00EC54CA" w:rsidP="00EC54CA">
      <w:pPr>
        <w:jc w:val="both"/>
        <w:rPr>
          <w:rFonts w:ascii="Times New Roman" w:hAnsi="Times New Roman" w:cs="Times New Roman"/>
        </w:rPr>
      </w:pPr>
    </w:p>
    <w:p w14:paraId="35E1D220"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Run simulation using “BPR Function” as “Traffic Flow Model” and “Method of Successive Average” as “Traffic Assignment Method”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display the volume value on the network.</w:t>
      </w:r>
    </w:p>
    <w:p w14:paraId="3346F17D" w14:textId="77777777" w:rsidR="00EC54CA" w:rsidRPr="00502554" w:rsidRDefault="00EC54CA" w:rsidP="00EC54CA">
      <w:pPr>
        <w:jc w:val="both"/>
        <w:rPr>
          <w:rFonts w:ascii="Times New Roman" w:hAnsi="Times New Roman" w:cs="Times New Roma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27CEC818" w14:textId="77777777" w:rsidTr="00E96BA4">
        <w:tc>
          <w:tcPr>
            <w:tcW w:w="1560" w:type="dxa"/>
            <w:tcMar>
              <w:top w:w="100" w:type="dxa"/>
              <w:left w:w="100" w:type="dxa"/>
              <w:bottom w:w="100" w:type="dxa"/>
              <w:right w:w="100" w:type="dxa"/>
            </w:tcMar>
          </w:tcPr>
          <w:p w14:paraId="43AB166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1587975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0DC6566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0CED66D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0A8E18A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08545F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7003CD66" w14:textId="77777777" w:rsidTr="00E96BA4">
        <w:tc>
          <w:tcPr>
            <w:tcW w:w="1560" w:type="dxa"/>
            <w:tcMar>
              <w:top w:w="100" w:type="dxa"/>
              <w:left w:w="100" w:type="dxa"/>
              <w:bottom w:w="100" w:type="dxa"/>
              <w:right w:w="100" w:type="dxa"/>
            </w:tcMar>
          </w:tcPr>
          <w:p w14:paraId="42DF02C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560" w:type="dxa"/>
            <w:tcMar>
              <w:top w:w="100" w:type="dxa"/>
              <w:left w:w="100" w:type="dxa"/>
              <w:bottom w:w="100" w:type="dxa"/>
              <w:right w:w="100" w:type="dxa"/>
            </w:tcMar>
          </w:tcPr>
          <w:p w14:paraId="007B7A9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1C1BDAD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73A6281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485DE1F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54B2F23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r>
    </w:tbl>
    <w:p w14:paraId="5CEBA79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lang w:eastAsia="en-US"/>
        </w:rPr>
        <w:drawing>
          <wp:inline distT="19050" distB="19050" distL="19050" distR="19050" wp14:anchorId="0334DDFC" wp14:editId="1E34CC77">
            <wp:extent cx="5200650" cy="3133725"/>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srcRect/>
                    <a:stretch>
                      <a:fillRect/>
                    </a:stretch>
                  </pic:blipFill>
                  <pic:spPr>
                    <a:xfrm>
                      <a:off x="0" y="0"/>
                      <a:ext cx="5200650" cy="3133725"/>
                    </a:xfrm>
                    <a:prstGeom prst="rect">
                      <a:avLst/>
                    </a:prstGeom>
                    <a:ln/>
                  </pic:spPr>
                </pic:pic>
              </a:graphicData>
            </a:graphic>
          </wp:inline>
        </w:drawing>
      </w:r>
    </w:p>
    <w:p w14:paraId="5788DDC3" w14:textId="77777777" w:rsidR="00EC54CA" w:rsidRPr="00502554" w:rsidRDefault="00EC54CA" w:rsidP="00EC54CA">
      <w:pPr>
        <w:rPr>
          <w:rFonts w:ascii="Times New Roman" w:hAnsi="Times New Roman" w:cs="Times New Roman"/>
        </w:rPr>
      </w:pPr>
    </w:p>
    <w:p w14:paraId="38B06B7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Check the values of parameters from the output files,</w:t>
      </w:r>
    </w:p>
    <w:p w14:paraId="6318789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Delete Link e from Excel File. </w:t>
      </w:r>
    </w:p>
    <w:p w14:paraId="3CD7456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Import the data set. </w:t>
      </w:r>
    </w:p>
    <w:p w14:paraId="298F10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Run the simulation</w:t>
      </w:r>
    </w:p>
    <w:p w14:paraId="7083AC9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Keep the “Demand Loading Multiplier” at 0.1. Use BPR Function to run simulation and display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2B4522BE" w14:textId="77777777" w:rsidTr="00E96BA4">
        <w:tc>
          <w:tcPr>
            <w:tcW w:w="1872" w:type="dxa"/>
            <w:tcMar>
              <w:top w:w="100" w:type="dxa"/>
              <w:left w:w="100" w:type="dxa"/>
              <w:bottom w:w="100" w:type="dxa"/>
              <w:right w:w="100" w:type="dxa"/>
            </w:tcMar>
          </w:tcPr>
          <w:p w14:paraId="0681C25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3B09BCE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7FA0CB5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56A50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151A413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3FBCDD3C" w14:textId="77777777" w:rsidTr="00E96BA4">
        <w:tc>
          <w:tcPr>
            <w:tcW w:w="1872" w:type="dxa"/>
            <w:tcMar>
              <w:top w:w="100" w:type="dxa"/>
              <w:left w:w="100" w:type="dxa"/>
              <w:bottom w:w="100" w:type="dxa"/>
              <w:right w:w="100" w:type="dxa"/>
            </w:tcMar>
          </w:tcPr>
          <w:p w14:paraId="1652903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872" w:type="dxa"/>
            <w:tcMar>
              <w:top w:w="100" w:type="dxa"/>
              <w:left w:w="100" w:type="dxa"/>
              <w:bottom w:w="100" w:type="dxa"/>
              <w:right w:w="100" w:type="dxa"/>
            </w:tcMar>
          </w:tcPr>
          <w:p w14:paraId="78745D5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c>
          <w:tcPr>
            <w:tcW w:w="1872" w:type="dxa"/>
            <w:tcMar>
              <w:top w:w="100" w:type="dxa"/>
              <w:left w:w="100" w:type="dxa"/>
              <w:bottom w:w="100" w:type="dxa"/>
              <w:right w:w="100" w:type="dxa"/>
            </w:tcMar>
          </w:tcPr>
          <w:p w14:paraId="232E6D2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471E96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7B81DB0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r>
    </w:tbl>
    <w:p w14:paraId="4B800F1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lang w:eastAsia="en-US"/>
        </w:rPr>
        <w:drawing>
          <wp:inline distT="19050" distB="19050" distL="19050" distR="19050" wp14:anchorId="6A94A262" wp14:editId="63268070">
            <wp:extent cx="5886450" cy="3505200"/>
            <wp:effectExtent l="0" t="0" r="0" b="0"/>
            <wp:docPr id="3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5"/>
                    <a:srcRect/>
                    <a:stretch>
                      <a:fillRect/>
                    </a:stretch>
                  </pic:blipFill>
                  <pic:spPr>
                    <a:xfrm>
                      <a:off x="0" y="0"/>
                      <a:ext cx="5886450" cy="3505200"/>
                    </a:xfrm>
                    <a:prstGeom prst="rect">
                      <a:avLst/>
                    </a:prstGeom>
                    <a:ln/>
                  </pic:spPr>
                </pic:pic>
              </a:graphicData>
            </a:graphic>
          </wp:inline>
        </w:drawing>
      </w:r>
    </w:p>
    <w:p w14:paraId="0AD03D27" w14:textId="77777777" w:rsidR="00EC54CA" w:rsidRPr="00502554" w:rsidRDefault="00EC54CA" w:rsidP="00EC54CA">
      <w:pPr>
        <w:rPr>
          <w:rFonts w:ascii="Times New Roman" w:hAnsi="Times New Roman" w:cs="Times New Roman"/>
        </w:rPr>
      </w:pPr>
    </w:p>
    <w:p w14:paraId="71C6B970" w14:textId="77777777" w:rsidR="00EC54CA" w:rsidRPr="00502554" w:rsidRDefault="00EC54CA" w:rsidP="00EC54CA">
      <w:pPr>
        <w:rPr>
          <w:rFonts w:ascii="Times New Roman" w:hAnsi="Times New Roman" w:cs="Times New Roman"/>
        </w:rPr>
      </w:pPr>
    </w:p>
    <w:p w14:paraId="6FC4E755" w14:textId="77777777" w:rsidR="00EC54CA" w:rsidRPr="00502554" w:rsidRDefault="00EC54CA" w:rsidP="00EC54CA">
      <w:pPr>
        <w:rPr>
          <w:rFonts w:ascii="Times New Roman" w:hAnsi="Times New Roman" w:cs="Times New Roman"/>
        </w:rPr>
      </w:pPr>
    </w:p>
    <w:p w14:paraId="6FEBAC93" w14:textId="77777777" w:rsidR="00EC54CA" w:rsidRPr="00502554" w:rsidRDefault="00EC54CA" w:rsidP="00EC54CA">
      <w:pPr>
        <w:rPr>
          <w:rFonts w:ascii="Times New Roman" w:hAnsi="Times New Roman" w:cs="Times New Roman"/>
        </w:rPr>
      </w:pPr>
    </w:p>
    <w:p w14:paraId="3F48779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8: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1F20D268" w14:textId="77777777" w:rsidTr="00E96BA4">
        <w:tc>
          <w:tcPr>
            <w:tcW w:w="3120" w:type="dxa"/>
            <w:tcMar>
              <w:top w:w="100" w:type="dxa"/>
              <w:left w:w="100" w:type="dxa"/>
              <w:bottom w:w="100" w:type="dxa"/>
              <w:right w:w="100" w:type="dxa"/>
            </w:tcMar>
          </w:tcPr>
          <w:p w14:paraId="5A21B7BF"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 xml:space="preserve"> </w:t>
            </w:r>
          </w:p>
        </w:tc>
        <w:tc>
          <w:tcPr>
            <w:tcW w:w="3120" w:type="dxa"/>
            <w:tcMar>
              <w:top w:w="100" w:type="dxa"/>
              <w:left w:w="100" w:type="dxa"/>
              <w:bottom w:w="100" w:type="dxa"/>
              <w:right w:w="100" w:type="dxa"/>
            </w:tcMar>
          </w:tcPr>
          <w:p w14:paraId="5A9301F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Without adding link e</w:t>
            </w:r>
          </w:p>
        </w:tc>
        <w:tc>
          <w:tcPr>
            <w:tcW w:w="3120" w:type="dxa"/>
            <w:tcMar>
              <w:top w:w="100" w:type="dxa"/>
              <w:left w:w="100" w:type="dxa"/>
              <w:bottom w:w="100" w:type="dxa"/>
              <w:right w:w="100" w:type="dxa"/>
            </w:tcMar>
          </w:tcPr>
          <w:p w14:paraId="54BE2F1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00935E2E" w14:textId="77777777" w:rsidTr="00E96BA4">
        <w:tc>
          <w:tcPr>
            <w:tcW w:w="3120" w:type="dxa"/>
            <w:tcMar>
              <w:top w:w="100" w:type="dxa"/>
              <w:left w:w="100" w:type="dxa"/>
              <w:bottom w:w="100" w:type="dxa"/>
              <w:right w:w="100" w:type="dxa"/>
            </w:tcMar>
          </w:tcPr>
          <w:p w14:paraId="4934A5D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System-wide travel time</w:t>
            </w:r>
          </w:p>
        </w:tc>
        <w:tc>
          <w:tcPr>
            <w:tcW w:w="3120" w:type="dxa"/>
            <w:tcMar>
              <w:top w:w="100" w:type="dxa"/>
              <w:left w:w="100" w:type="dxa"/>
              <w:bottom w:w="100" w:type="dxa"/>
              <w:right w:w="100" w:type="dxa"/>
            </w:tcMar>
          </w:tcPr>
          <w:p w14:paraId="03CAFC9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18806.88</w:t>
            </w:r>
          </w:p>
        </w:tc>
        <w:tc>
          <w:tcPr>
            <w:tcW w:w="3120" w:type="dxa"/>
            <w:tcMar>
              <w:top w:w="100" w:type="dxa"/>
              <w:left w:w="100" w:type="dxa"/>
              <w:bottom w:w="100" w:type="dxa"/>
              <w:right w:w="100" w:type="dxa"/>
            </w:tcMar>
          </w:tcPr>
          <w:p w14:paraId="1D487A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3208.37</w:t>
            </w:r>
          </w:p>
        </w:tc>
      </w:tr>
      <w:tr w:rsidR="00EC54CA" w:rsidRPr="00502554" w14:paraId="009A60F1" w14:textId="77777777" w:rsidTr="00E96BA4">
        <w:tc>
          <w:tcPr>
            <w:tcW w:w="3120" w:type="dxa"/>
            <w:tcMar>
              <w:top w:w="100" w:type="dxa"/>
              <w:left w:w="100" w:type="dxa"/>
              <w:bottom w:w="100" w:type="dxa"/>
              <w:right w:w="100" w:type="dxa"/>
            </w:tcMar>
          </w:tcPr>
          <w:p w14:paraId="3090B918"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a</w:t>
            </w:r>
          </w:p>
        </w:tc>
        <w:tc>
          <w:tcPr>
            <w:tcW w:w="3120" w:type="dxa"/>
            <w:tcMar>
              <w:top w:w="100" w:type="dxa"/>
              <w:left w:w="100" w:type="dxa"/>
              <w:bottom w:w="100" w:type="dxa"/>
              <w:right w:w="100" w:type="dxa"/>
            </w:tcMar>
          </w:tcPr>
          <w:p w14:paraId="3B1991E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5EFF3B7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r w:rsidR="00EC54CA" w:rsidRPr="00502554" w14:paraId="46AFFE9C" w14:textId="77777777" w:rsidTr="00E96BA4">
        <w:tc>
          <w:tcPr>
            <w:tcW w:w="3120" w:type="dxa"/>
            <w:tcMar>
              <w:top w:w="100" w:type="dxa"/>
              <w:left w:w="100" w:type="dxa"/>
              <w:bottom w:w="100" w:type="dxa"/>
              <w:right w:w="100" w:type="dxa"/>
            </w:tcMar>
          </w:tcPr>
          <w:p w14:paraId="3D859CF2"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c</w:t>
            </w:r>
          </w:p>
        </w:tc>
        <w:tc>
          <w:tcPr>
            <w:tcW w:w="3120" w:type="dxa"/>
            <w:tcMar>
              <w:top w:w="100" w:type="dxa"/>
              <w:left w:w="100" w:type="dxa"/>
              <w:bottom w:w="100" w:type="dxa"/>
              <w:right w:w="100" w:type="dxa"/>
            </w:tcMar>
          </w:tcPr>
          <w:p w14:paraId="49E2CDE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1D00E72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7ABDD145" w14:textId="77777777" w:rsidTr="00E96BA4">
        <w:tc>
          <w:tcPr>
            <w:tcW w:w="3120" w:type="dxa"/>
            <w:tcMar>
              <w:top w:w="100" w:type="dxa"/>
              <w:left w:w="100" w:type="dxa"/>
              <w:bottom w:w="100" w:type="dxa"/>
              <w:right w:w="100" w:type="dxa"/>
            </w:tcMar>
          </w:tcPr>
          <w:p w14:paraId="68C778CB"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travel time</w:t>
            </w:r>
          </w:p>
        </w:tc>
        <w:tc>
          <w:tcPr>
            <w:tcW w:w="3120" w:type="dxa"/>
            <w:tcMar>
              <w:top w:w="100" w:type="dxa"/>
              <w:left w:w="100" w:type="dxa"/>
              <w:bottom w:w="100" w:type="dxa"/>
              <w:right w:w="100" w:type="dxa"/>
            </w:tcMar>
          </w:tcPr>
          <w:p w14:paraId="4771E0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46.89</w:t>
            </w:r>
          </w:p>
        </w:tc>
        <w:tc>
          <w:tcPr>
            <w:tcW w:w="3120" w:type="dxa"/>
            <w:tcMar>
              <w:top w:w="100" w:type="dxa"/>
              <w:left w:w="100" w:type="dxa"/>
              <w:bottom w:w="100" w:type="dxa"/>
              <w:right w:w="100" w:type="dxa"/>
            </w:tcMar>
          </w:tcPr>
          <w:p w14:paraId="76C18F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DBA4C2A" w14:textId="77777777" w:rsidTr="00E96BA4">
        <w:tc>
          <w:tcPr>
            <w:tcW w:w="3120" w:type="dxa"/>
            <w:tcMar>
              <w:top w:w="100" w:type="dxa"/>
              <w:left w:w="100" w:type="dxa"/>
              <w:bottom w:w="100" w:type="dxa"/>
              <w:right w:w="100" w:type="dxa"/>
            </w:tcMar>
          </w:tcPr>
          <w:p w14:paraId="5F1247B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volume</w:t>
            </w:r>
          </w:p>
        </w:tc>
        <w:tc>
          <w:tcPr>
            <w:tcW w:w="3120" w:type="dxa"/>
            <w:tcMar>
              <w:top w:w="100" w:type="dxa"/>
              <w:left w:w="100" w:type="dxa"/>
              <w:bottom w:w="100" w:type="dxa"/>
              <w:right w:w="100" w:type="dxa"/>
            </w:tcMar>
          </w:tcPr>
          <w:p w14:paraId="5B5616D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10B7FEE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4D769856" w14:textId="77777777" w:rsidTr="00E96BA4">
        <w:tc>
          <w:tcPr>
            <w:tcW w:w="3120" w:type="dxa"/>
            <w:tcMar>
              <w:top w:w="100" w:type="dxa"/>
              <w:left w:w="100" w:type="dxa"/>
              <w:bottom w:w="100" w:type="dxa"/>
              <w:right w:w="100" w:type="dxa"/>
            </w:tcMar>
          </w:tcPr>
          <w:p w14:paraId="6F08D134"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2 travel time</w:t>
            </w:r>
          </w:p>
        </w:tc>
        <w:tc>
          <w:tcPr>
            <w:tcW w:w="3120" w:type="dxa"/>
            <w:tcMar>
              <w:top w:w="100" w:type="dxa"/>
              <w:left w:w="100" w:type="dxa"/>
              <w:bottom w:w="100" w:type="dxa"/>
              <w:right w:w="100" w:type="dxa"/>
            </w:tcMar>
          </w:tcPr>
          <w:p w14:paraId="404EB21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47.13</w:t>
            </w:r>
          </w:p>
        </w:tc>
        <w:tc>
          <w:tcPr>
            <w:tcW w:w="3120" w:type="dxa"/>
            <w:tcMar>
              <w:top w:w="100" w:type="dxa"/>
              <w:left w:w="100" w:type="dxa"/>
              <w:bottom w:w="100" w:type="dxa"/>
              <w:right w:w="100" w:type="dxa"/>
            </w:tcMar>
          </w:tcPr>
          <w:p w14:paraId="26134C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F78B923" w14:textId="77777777" w:rsidTr="00E96BA4">
        <w:tc>
          <w:tcPr>
            <w:tcW w:w="3120" w:type="dxa"/>
            <w:tcMar>
              <w:top w:w="100" w:type="dxa"/>
              <w:left w:w="100" w:type="dxa"/>
              <w:bottom w:w="100" w:type="dxa"/>
              <w:right w:w="100" w:type="dxa"/>
            </w:tcMar>
          </w:tcPr>
          <w:p w14:paraId="59BEEDBD"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2 volume</w:t>
            </w:r>
          </w:p>
        </w:tc>
        <w:tc>
          <w:tcPr>
            <w:tcW w:w="3120" w:type="dxa"/>
            <w:tcMar>
              <w:top w:w="100" w:type="dxa"/>
              <w:left w:w="100" w:type="dxa"/>
              <w:bottom w:w="100" w:type="dxa"/>
              <w:right w:w="100" w:type="dxa"/>
            </w:tcMar>
          </w:tcPr>
          <w:p w14:paraId="0CB344F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5469F21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3E01FA8E" w14:textId="77777777" w:rsidTr="00E96BA4">
        <w:tc>
          <w:tcPr>
            <w:tcW w:w="3120" w:type="dxa"/>
            <w:tcMar>
              <w:top w:w="100" w:type="dxa"/>
              <w:left w:w="100" w:type="dxa"/>
              <w:bottom w:w="100" w:type="dxa"/>
              <w:right w:w="100" w:type="dxa"/>
            </w:tcMar>
          </w:tcPr>
          <w:p w14:paraId="556365AE"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travel time</w:t>
            </w:r>
          </w:p>
        </w:tc>
        <w:tc>
          <w:tcPr>
            <w:tcW w:w="3120" w:type="dxa"/>
            <w:tcMar>
              <w:top w:w="100" w:type="dxa"/>
              <w:left w:w="100" w:type="dxa"/>
              <w:bottom w:w="100" w:type="dxa"/>
              <w:right w:w="100" w:type="dxa"/>
            </w:tcMar>
          </w:tcPr>
          <w:p w14:paraId="6140A8B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3120" w:type="dxa"/>
            <w:tcMar>
              <w:top w:w="100" w:type="dxa"/>
              <w:left w:w="100" w:type="dxa"/>
              <w:bottom w:w="100" w:type="dxa"/>
              <w:right w:w="100" w:type="dxa"/>
            </w:tcMar>
          </w:tcPr>
          <w:p w14:paraId="0894580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8.02</w:t>
            </w:r>
          </w:p>
        </w:tc>
      </w:tr>
      <w:tr w:rsidR="00EC54CA" w:rsidRPr="00502554" w14:paraId="69D37D51" w14:textId="77777777" w:rsidTr="00E96BA4">
        <w:tc>
          <w:tcPr>
            <w:tcW w:w="3120" w:type="dxa"/>
            <w:tcMar>
              <w:top w:w="100" w:type="dxa"/>
              <w:left w:w="100" w:type="dxa"/>
              <w:bottom w:w="100" w:type="dxa"/>
              <w:right w:w="100" w:type="dxa"/>
            </w:tcMar>
          </w:tcPr>
          <w:p w14:paraId="6CF5F6A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volume</w:t>
            </w:r>
          </w:p>
        </w:tc>
        <w:tc>
          <w:tcPr>
            <w:tcW w:w="3120" w:type="dxa"/>
            <w:tcMar>
              <w:top w:w="100" w:type="dxa"/>
              <w:left w:w="100" w:type="dxa"/>
              <w:bottom w:w="100" w:type="dxa"/>
              <w:right w:w="100" w:type="dxa"/>
            </w:tcMar>
          </w:tcPr>
          <w:p w14:paraId="330408B6"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c>
          <w:tcPr>
            <w:tcW w:w="3120" w:type="dxa"/>
            <w:tcMar>
              <w:top w:w="100" w:type="dxa"/>
              <w:left w:w="100" w:type="dxa"/>
              <w:bottom w:w="100" w:type="dxa"/>
              <w:right w:w="100" w:type="dxa"/>
            </w:tcMar>
          </w:tcPr>
          <w:p w14:paraId="3CCEEFD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bl>
    <w:p w14:paraId="717B7C71" w14:textId="77777777" w:rsidR="00EC54CA" w:rsidRPr="00502554" w:rsidRDefault="00EC54CA" w:rsidP="00EC54CA">
      <w:pPr>
        <w:rPr>
          <w:rFonts w:ascii="Times New Roman" w:hAnsi="Times New Roman" w:cs="Times New Roman"/>
        </w:rPr>
      </w:pPr>
    </w:p>
    <w:p w14:paraId="2961EA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From the statistics above, the system performance of 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with link e is much better than the other’s. The travel time for a single vehicle or whole system decrease because of link e. Thus, no paradox occurs.</w:t>
      </w:r>
    </w:p>
    <w:p w14:paraId="2C5E7C0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Step 8: Close NEXTA.</w:t>
      </w:r>
    </w:p>
    <w:p w14:paraId="3FC9D6B0"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p>
    <w:p w14:paraId="3D3E013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2.  Analysis on high demand on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w:t>
      </w:r>
    </w:p>
    <w:p w14:paraId="0EC18EAC"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Step 1: Launch NEXTA, and open the project file from folder:</w:t>
      </w:r>
      <w:proofErr w:type="gramStart"/>
      <w:r w:rsidRPr="00502554">
        <w:rPr>
          <w:rFonts w:ascii="Times New Roman" w:hAnsi="Times New Roman" w:cs="Times New Roman"/>
        </w:rPr>
        <w:t xml:space="preserve">  ”</w:t>
      </w:r>
      <w:proofErr w:type="spellStart"/>
      <w:r w:rsidRPr="00502554">
        <w:rPr>
          <w:rFonts w:ascii="Times New Roman" w:hAnsi="Times New Roman" w:cs="Times New Roman"/>
        </w:rPr>
        <w:t>Internal</w:t>
      </w:r>
      <w:proofErr w:type="gramEnd"/>
      <w:r w:rsidRPr="00502554">
        <w:rPr>
          <w:rFonts w:ascii="Times New Roman" w:hAnsi="Times New Roman" w:cs="Times New Roman"/>
        </w:rPr>
        <w:t>_release</w:t>
      </w:r>
      <w:proofErr w:type="spellEnd"/>
      <w:r w:rsidRPr="00502554">
        <w:rPr>
          <w:rFonts w:ascii="Times New Roman" w:hAnsi="Times New Roman" w:cs="Times New Roman"/>
        </w:rPr>
        <w:t>\</w:t>
      </w:r>
      <w:proofErr w:type="spellStart"/>
      <w:r w:rsidRPr="00502554">
        <w:rPr>
          <w:rFonts w:ascii="Times New Roman" w:hAnsi="Times New Roman" w:cs="Times New Roman"/>
        </w:rPr>
        <w:t>test_data_sets</w:t>
      </w:r>
      <w:proofErr w:type="spellEnd"/>
      <w:r w:rsidRPr="00502554">
        <w:rPr>
          <w:rFonts w:ascii="Times New Roman" w:hAnsi="Times New Roman" w:cs="Times New Roman"/>
        </w:rPr>
        <w:t>\</w:t>
      </w:r>
      <w:proofErr w:type="spellStart"/>
      <w:r w:rsidRPr="00502554">
        <w:rPr>
          <w:rFonts w:ascii="Times New Roman" w:hAnsi="Times New Roman" w:cs="Times New Roman"/>
        </w:rPr>
        <w:t>Baress</w:t>
      </w:r>
      <w:proofErr w:type="spellEnd"/>
      <w:r w:rsidRPr="00502554">
        <w:rPr>
          <w:rFonts w:ascii="Times New Roman" w:hAnsi="Times New Roman" w:cs="Times New Roman"/>
        </w:rPr>
        <w:t xml:space="preserve"> Network Data Sets\Problem1-Braess_network_with_link34-static - high”</w:t>
      </w:r>
    </w:p>
    <w:p w14:paraId="328B2158"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 xml:space="preserve">Step 2: Click the button </w:t>
      </w:r>
      <w:r w:rsidRPr="00502554">
        <w:rPr>
          <w:rFonts w:ascii="Times New Roman" w:hAnsi="Times New Roman" w:cs="Times New Roman"/>
          <w:noProof/>
          <w:lang w:eastAsia="en-US"/>
        </w:rPr>
        <w:drawing>
          <wp:inline distT="19050" distB="19050" distL="19050" distR="19050" wp14:anchorId="571A25AC" wp14:editId="21242149">
            <wp:extent cx="323850" cy="285750"/>
            <wp:effectExtent l="0" t="0" r="0" b="0"/>
            <wp:docPr id="3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2"/>
                    <a:srcRect/>
                    <a:stretch>
                      <a:fillRect/>
                    </a:stretch>
                  </pic:blipFill>
                  <pic:spPr>
                    <a:xfrm>
                      <a:off x="0" y="0"/>
                      <a:ext cx="323850" cy="285750"/>
                    </a:xfrm>
                    <a:prstGeom prst="rect">
                      <a:avLst/>
                    </a:prstGeom>
                    <a:ln/>
                  </pic:spPr>
                </pic:pic>
              </a:graphicData>
            </a:graphic>
          </wp:inline>
        </w:drawing>
      </w:r>
      <w:r w:rsidRPr="00502554">
        <w:rPr>
          <w:rFonts w:ascii="Times New Roman" w:hAnsi="Times New Roman" w:cs="Times New Roman"/>
        </w:rPr>
        <w:t xml:space="preserve"> to modify the demand to high level.</w:t>
      </w:r>
    </w:p>
    <w:p w14:paraId="1E8B040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In the dialog “Review Simulation/Assignment Setting”, we can change the value of “Demand Loading Multiplier” at 2.5. Then, the demand will change into 4000*2.5=10000 (the original demand is </w:t>
      </w:r>
      <w:proofErr w:type="gramStart"/>
      <w:r w:rsidRPr="00502554">
        <w:rPr>
          <w:rFonts w:ascii="Times New Roman" w:hAnsi="Times New Roman" w:cs="Times New Roman"/>
        </w:rPr>
        <w:t>4000 )</w:t>
      </w:r>
      <w:proofErr w:type="gramEnd"/>
      <w:r w:rsidRPr="00502554">
        <w:rPr>
          <w:rFonts w:ascii="Times New Roman" w:hAnsi="Times New Roman" w:cs="Times New Roman"/>
        </w:rPr>
        <w:t>.</w:t>
      </w:r>
    </w:p>
    <w:p w14:paraId="5626A9A8" w14:textId="77777777" w:rsidR="00EC54CA" w:rsidRPr="00502554" w:rsidRDefault="00EC54CA" w:rsidP="00EC54CA">
      <w:pPr>
        <w:rPr>
          <w:rFonts w:ascii="Times New Roman" w:hAnsi="Times New Roman" w:cs="Times New Roman"/>
        </w:rPr>
      </w:pPr>
    </w:p>
    <w:p w14:paraId="24476A73"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021DB348" wp14:editId="487388C1">
            <wp:extent cx="3971925" cy="2352675"/>
            <wp:effectExtent l="0" t="0" r="0" b="0"/>
            <wp:docPr id="3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6"/>
                    <a:srcRect/>
                    <a:stretch>
                      <a:fillRect/>
                    </a:stretch>
                  </pic:blipFill>
                  <pic:spPr>
                    <a:xfrm>
                      <a:off x="0" y="0"/>
                      <a:ext cx="3971925" cy="2352675"/>
                    </a:xfrm>
                    <a:prstGeom prst="rect">
                      <a:avLst/>
                    </a:prstGeom>
                    <a:ln/>
                  </pic:spPr>
                </pic:pic>
              </a:graphicData>
            </a:graphic>
          </wp:inline>
        </w:drawing>
      </w:r>
    </w:p>
    <w:p w14:paraId="62CB7E24"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rPr>
        <w:t>.</w:t>
      </w:r>
    </w:p>
    <w:p w14:paraId="33B3060B"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3: Choose “BPR Function” in “Traffic Flow Model” list and “Method of Successive Average” in “Traffic Assignment Method” list on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 then click OK to start simulation. Display the volume values on the map.</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311C0F76" w14:textId="77777777" w:rsidTr="00E96BA4">
        <w:tc>
          <w:tcPr>
            <w:tcW w:w="1560" w:type="dxa"/>
            <w:tcMar>
              <w:top w:w="100" w:type="dxa"/>
              <w:left w:w="100" w:type="dxa"/>
              <w:bottom w:w="100" w:type="dxa"/>
              <w:right w:w="100" w:type="dxa"/>
            </w:tcMar>
          </w:tcPr>
          <w:p w14:paraId="75FB9B1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507A1CB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77AD9F3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5AC27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726C024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34A1754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2B70EC27" w14:textId="77777777" w:rsidTr="00E96BA4">
        <w:tc>
          <w:tcPr>
            <w:tcW w:w="1560" w:type="dxa"/>
            <w:tcMar>
              <w:top w:w="100" w:type="dxa"/>
              <w:left w:w="100" w:type="dxa"/>
              <w:bottom w:w="100" w:type="dxa"/>
              <w:right w:w="100" w:type="dxa"/>
            </w:tcMar>
          </w:tcPr>
          <w:p w14:paraId="1C89FB5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560" w:type="dxa"/>
            <w:tcMar>
              <w:top w:w="100" w:type="dxa"/>
              <w:left w:w="100" w:type="dxa"/>
              <w:bottom w:w="100" w:type="dxa"/>
              <w:right w:w="100" w:type="dxa"/>
            </w:tcMar>
          </w:tcPr>
          <w:p w14:paraId="747BC11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c>
          <w:tcPr>
            <w:tcW w:w="1560" w:type="dxa"/>
            <w:tcMar>
              <w:top w:w="100" w:type="dxa"/>
              <w:left w:w="100" w:type="dxa"/>
              <w:bottom w:w="100" w:type="dxa"/>
              <w:right w:w="100" w:type="dxa"/>
            </w:tcMar>
          </w:tcPr>
          <w:p w14:paraId="4AAABD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5020</w:t>
            </w:r>
          </w:p>
        </w:tc>
        <w:tc>
          <w:tcPr>
            <w:tcW w:w="1560" w:type="dxa"/>
            <w:tcMar>
              <w:top w:w="100" w:type="dxa"/>
              <w:left w:w="100" w:type="dxa"/>
              <w:bottom w:w="100" w:type="dxa"/>
              <w:right w:w="100" w:type="dxa"/>
            </w:tcMar>
          </w:tcPr>
          <w:p w14:paraId="1335FD2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c>
          <w:tcPr>
            <w:tcW w:w="1560" w:type="dxa"/>
            <w:tcMar>
              <w:top w:w="100" w:type="dxa"/>
              <w:left w:w="100" w:type="dxa"/>
              <w:bottom w:w="100" w:type="dxa"/>
              <w:right w:w="100" w:type="dxa"/>
            </w:tcMar>
          </w:tcPr>
          <w:p w14:paraId="193C6BA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c>
          <w:tcPr>
            <w:tcW w:w="1560" w:type="dxa"/>
            <w:tcMar>
              <w:top w:w="100" w:type="dxa"/>
              <w:left w:w="100" w:type="dxa"/>
              <w:bottom w:w="100" w:type="dxa"/>
              <w:right w:w="100" w:type="dxa"/>
            </w:tcMar>
          </w:tcPr>
          <w:p w14:paraId="3DF999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26204DA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lang w:eastAsia="en-US"/>
        </w:rPr>
        <w:drawing>
          <wp:inline distT="19050" distB="19050" distL="19050" distR="19050" wp14:anchorId="1352256A" wp14:editId="5172210F">
            <wp:extent cx="5867400" cy="3333750"/>
            <wp:effectExtent l="0" t="0" r="0" b="0"/>
            <wp:docPr id="32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7"/>
                    <a:srcRect/>
                    <a:stretch>
                      <a:fillRect/>
                    </a:stretch>
                  </pic:blipFill>
                  <pic:spPr>
                    <a:xfrm>
                      <a:off x="0" y="0"/>
                      <a:ext cx="5867400" cy="3333750"/>
                    </a:xfrm>
                    <a:prstGeom prst="rect">
                      <a:avLst/>
                    </a:prstGeom>
                    <a:ln/>
                  </pic:spPr>
                </pic:pic>
              </a:graphicData>
            </a:graphic>
          </wp:inline>
        </w:drawing>
      </w:r>
    </w:p>
    <w:p w14:paraId="404F4C4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4: Record the values of parameters from the output files, then close NEXTA.</w:t>
      </w:r>
    </w:p>
    <w:p w14:paraId="3D2DB5A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5: Delete link e from the Excel file you imported.  </w:t>
      </w:r>
    </w:p>
    <w:p w14:paraId="1D9F9A0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6: import the data, and save the network. </w:t>
      </w:r>
    </w:p>
    <w:p w14:paraId="0EE57CE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Keep “Demand Loading Multiplier” at 2.5. Run the simulation using BPR Function to obtain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60E61D01" w14:textId="77777777" w:rsidTr="00E96BA4">
        <w:tc>
          <w:tcPr>
            <w:tcW w:w="1872" w:type="dxa"/>
            <w:tcMar>
              <w:top w:w="100" w:type="dxa"/>
              <w:left w:w="100" w:type="dxa"/>
              <w:bottom w:w="100" w:type="dxa"/>
              <w:right w:w="100" w:type="dxa"/>
            </w:tcMar>
          </w:tcPr>
          <w:p w14:paraId="14F65D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4A6523B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251802C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252FDB0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37F22E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5683BEA9" w14:textId="77777777" w:rsidTr="00E96BA4">
        <w:tc>
          <w:tcPr>
            <w:tcW w:w="1872" w:type="dxa"/>
            <w:tcMar>
              <w:top w:w="100" w:type="dxa"/>
              <w:left w:w="100" w:type="dxa"/>
              <w:bottom w:w="100" w:type="dxa"/>
              <w:right w:w="100" w:type="dxa"/>
            </w:tcMar>
          </w:tcPr>
          <w:p w14:paraId="76F3869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872" w:type="dxa"/>
            <w:tcMar>
              <w:top w:w="100" w:type="dxa"/>
              <w:left w:w="100" w:type="dxa"/>
              <w:bottom w:w="100" w:type="dxa"/>
              <w:right w:w="100" w:type="dxa"/>
            </w:tcMar>
          </w:tcPr>
          <w:p w14:paraId="777EC6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1872" w:type="dxa"/>
            <w:tcMar>
              <w:top w:w="100" w:type="dxa"/>
              <w:left w:w="100" w:type="dxa"/>
              <w:bottom w:w="100" w:type="dxa"/>
              <w:right w:w="100" w:type="dxa"/>
            </w:tcMar>
          </w:tcPr>
          <w:p w14:paraId="5582309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7E8F727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602715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r>
    </w:tbl>
    <w:p w14:paraId="1736503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lang w:eastAsia="en-US"/>
        </w:rPr>
        <w:drawing>
          <wp:inline distT="19050" distB="19050" distL="19050" distR="19050" wp14:anchorId="226B1637" wp14:editId="014006B0">
            <wp:extent cx="4848225" cy="2924175"/>
            <wp:effectExtent l="0" t="0" r="0" b="0"/>
            <wp:docPr id="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8"/>
                    <a:srcRect/>
                    <a:stretch>
                      <a:fillRect/>
                    </a:stretch>
                  </pic:blipFill>
                  <pic:spPr>
                    <a:xfrm>
                      <a:off x="0" y="0"/>
                      <a:ext cx="4848225" cy="2924175"/>
                    </a:xfrm>
                    <a:prstGeom prst="rect">
                      <a:avLst/>
                    </a:prstGeom>
                    <a:ln/>
                  </pic:spPr>
                </pic:pic>
              </a:graphicData>
            </a:graphic>
          </wp:inline>
        </w:drawing>
      </w:r>
    </w:p>
    <w:p w14:paraId="19B0C46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29889859" w14:textId="77777777" w:rsidTr="00E96BA4">
        <w:tc>
          <w:tcPr>
            <w:tcW w:w="3120" w:type="dxa"/>
            <w:tcMar>
              <w:top w:w="100" w:type="dxa"/>
              <w:left w:w="100" w:type="dxa"/>
              <w:bottom w:w="100" w:type="dxa"/>
              <w:right w:w="100" w:type="dxa"/>
            </w:tcMar>
          </w:tcPr>
          <w:p w14:paraId="2D6C26AC"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lastRenderedPageBreak/>
              <w:t xml:space="preserve"> </w:t>
            </w:r>
          </w:p>
        </w:tc>
        <w:tc>
          <w:tcPr>
            <w:tcW w:w="3120" w:type="dxa"/>
            <w:tcMar>
              <w:top w:w="100" w:type="dxa"/>
              <w:left w:w="100" w:type="dxa"/>
              <w:bottom w:w="100" w:type="dxa"/>
              <w:right w:w="100" w:type="dxa"/>
            </w:tcMar>
          </w:tcPr>
          <w:p w14:paraId="29145A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Without adding link e</w:t>
            </w:r>
          </w:p>
        </w:tc>
        <w:tc>
          <w:tcPr>
            <w:tcW w:w="3120" w:type="dxa"/>
            <w:tcMar>
              <w:top w:w="100" w:type="dxa"/>
              <w:left w:w="100" w:type="dxa"/>
              <w:bottom w:w="100" w:type="dxa"/>
              <w:right w:w="100" w:type="dxa"/>
            </w:tcMar>
          </w:tcPr>
          <w:p w14:paraId="0CD6DA7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Adding link e</w:t>
            </w:r>
          </w:p>
        </w:tc>
      </w:tr>
      <w:tr w:rsidR="00EC54CA" w:rsidRPr="00502554" w14:paraId="63DDF4D3" w14:textId="77777777" w:rsidTr="00E96BA4">
        <w:tc>
          <w:tcPr>
            <w:tcW w:w="3120" w:type="dxa"/>
            <w:tcMar>
              <w:top w:w="100" w:type="dxa"/>
              <w:left w:w="100" w:type="dxa"/>
              <w:bottom w:w="100" w:type="dxa"/>
              <w:right w:w="100" w:type="dxa"/>
            </w:tcMar>
          </w:tcPr>
          <w:p w14:paraId="784944E0"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System-wide travel time</w:t>
            </w:r>
          </w:p>
        </w:tc>
        <w:tc>
          <w:tcPr>
            <w:tcW w:w="3120" w:type="dxa"/>
            <w:tcMar>
              <w:top w:w="100" w:type="dxa"/>
              <w:left w:w="100" w:type="dxa"/>
              <w:bottom w:w="100" w:type="dxa"/>
              <w:right w:w="100" w:type="dxa"/>
            </w:tcMar>
          </w:tcPr>
          <w:p w14:paraId="2DE44E9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950698.6</w:t>
            </w:r>
          </w:p>
        </w:tc>
        <w:tc>
          <w:tcPr>
            <w:tcW w:w="3120" w:type="dxa"/>
            <w:tcMar>
              <w:top w:w="100" w:type="dxa"/>
              <w:left w:w="100" w:type="dxa"/>
              <w:bottom w:w="100" w:type="dxa"/>
              <w:right w:w="100" w:type="dxa"/>
            </w:tcMar>
          </w:tcPr>
          <w:p w14:paraId="2AA700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978817.97</w:t>
            </w:r>
          </w:p>
        </w:tc>
      </w:tr>
      <w:tr w:rsidR="00EC54CA" w:rsidRPr="00502554" w14:paraId="2FAA6937" w14:textId="77777777" w:rsidTr="00E96BA4">
        <w:tc>
          <w:tcPr>
            <w:tcW w:w="3120" w:type="dxa"/>
            <w:tcMar>
              <w:top w:w="100" w:type="dxa"/>
              <w:left w:w="100" w:type="dxa"/>
              <w:bottom w:w="100" w:type="dxa"/>
              <w:right w:w="100" w:type="dxa"/>
            </w:tcMar>
          </w:tcPr>
          <w:p w14:paraId="550639B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a</w:t>
            </w:r>
          </w:p>
        </w:tc>
        <w:tc>
          <w:tcPr>
            <w:tcW w:w="3120" w:type="dxa"/>
            <w:tcMar>
              <w:top w:w="100" w:type="dxa"/>
              <w:left w:w="100" w:type="dxa"/>
              <w:bottom w:w="100" w:type="dxa"/>
              <w:right w:w="100" w:type="dxa"/>
            </w:tcMar>
          </w:tcPr>
          <w:p w14:paraId="6AE0ED0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51F1432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r>
      <w:tr w:rsidR="00EC54CA" w:rsidRPr="00502554" w14:paraId="03BDAD20" w14:textId="77777777" w:rsidTr="00E96BA4">
        <w:tc>
          <w:tcPr>
            <w:tcW w:w="3120" w:type="dxa"/>
            <w:tcMar>
              <w:top w:w="100" w:type="dxa"/>
              <w:left w:w="100" w:type="dxa"/>
              <w:bottom w:w="100" w:type="dxa"/>
              <w:right w:w="100" w:type="dxa"/>
            </w:tcMar>
          </w:tcPr>
          <w:p w14:paraId="37933D58"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c</w:t>
            </w:r>
          </w:p>
        </w:tc>
        <w:tc>
          <w:tcPr>
            <w:tcW w:w="3120" w:type="dxa"/>
            <w:tcMar>
              <w:top w:w="100" w:type="dxa"/>
              <w:left w:w="100" w:type="dxa"/>
              <w:bottom w:w="100" w:type="dxa"/>
              <w:right w:w="100" w:type="dxa"/>
            </w:tcMar>
          </w:tcPr>
          <w:p w14:paraId="26A5350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2AF13CF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7136B317" w14:textId="77777777" w:rsidTr="00E96BA4">
        <w:tc>
          <w:tcPr>
            <w:tcW w:w="3120" w:type="dxa"/>
            <w:tcMar>
              <w:top w:w="100" w:type="dxa"/>
              <w:left w:w="100" w:type="dxa"/>
              <w:bottom w:w="100" w:type="dxa"/>
              <w:right w:w="100" w:type="dxa"/>
            </w:tcMar>
          </w:tcPr>
          <w:p w14:paraId="1EA757BA"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travel time</w:t>
            </w:r>
          </w:p>
        </w:tc>
        <w:tc>
          <w:tcPr>
            <w:tcW w:w="3120" w:type="dxa"/>
            <w:tcMar>
              <w:top w:w="100" w:type="dxa"/>
              <w:left w:w="100" w:type="dxa"/>
              <w:bottom w:w="100" w:type="dxa"/>
              <w:right w:w="100" w:type="dxa"/>
            </w:tcMar>
          </w:tcPr>
          <w:p w14:paraId="14DD4FC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93.28</w:t>
            </w:r>
          </w:p>
        </w:tc>
        <w:tc>
          <w:tcPr>
            <w:tcW w:w="3120" w:type="dxa"/>
            <w:tcMar>
              <w:top w:w="100" w:type="dxa"/>
              <w:left w:w="100" w:type="dxa"/>
              <w:bottom w:w="100" w:type="dxa"/>
              <w:right w:w="100" w:type="dxa"/>
            </w:tcMar>
          </w:tcPr>
          <w:p w14:paraId="0949D9D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99.64</w:t>
            </w:r>
          </w:p>
        </w:tc>
      </w:tr>
      <w:tr w:rsidR="00EC54CA" w:rsidRPr="00502554" w14:paraId="1E18E0B5" w14:textId="77777777" w:rsidTr="00E96BA4">
        <w:tc>
          <w:tcPr>
            <w:tcW w:w="3120" w:type="dxa"/>
            <w:tcMar>
              <w:top w:w="100" w:type="dxa"/>
              <w:left w:w="100" w:type="dxa"/>
              <w:bottom w:w="100" w:type="dxa"/>
              <w:right w:w="100" w:type="dxa"/>
            </w:tcMar>
          </w:tcPr>
          <w:p w14:paraId="5A817D14"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volume</w:t>
            </w:r>
          </w:p>
        </w:tc>
        <w:tc>
          <w:tcPr>
            <w:tcW w:w="3120" w:type="dxa"/>
            <w:tcMar>
              <w:top w:w="100" w:type="dxa"/>
              <w:left w:w="100" w:type="dxa"/>
              <w:bottom w:w="100" w:type="dxa"/>
              <w:right w:w="100" w:type="dxa"/>
            </w:tcMar>
          </w:tcPr>
          <w:p w14:paraId="34A84EB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37DFC1C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r>
      <w:tr w:rsidR="00EC54CA" w:rsidRPr="00502554" w14:paraId="279C86D6" w14:textId="77777777" w:rsidTr="00E96BA4">
        <w:tc>
          <w:tcPr>
            <w:tcW w:w="3120" w:type="dxa"/>
            <w:tcMar>
              <w:top w:w="100" w:type="dxa"/>
              <w:left w:w="100" w:type="dxa"/>
              <w:bottom w:w="100" w:type="dxa"/>
              <w:right w:w="100" w:type="dxa"/>
            </w:tcMar>
          </w:tcPr>
          <w:p w14:paraId="3B714031"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travel time</w:t>
            </w:r>
          </w:p>
        </w:tc>
        <w:tc>
          <w:tcPr>
            <w:tcW w:w="3120" w:type="dxa"/>
            <w:tcMar>
              <w:top w:w="100" w:type="dxa"/>
              <w:left w:w="100" w:type="dxa"/>
              <w:bottom w:w="100" w:type="dxa"/>
              <w:right w:w="100" w:type="dxa"/>
            </w:tcMar>
          </w:tcPr>
          <w:p w14:paraId="02B879B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96.74</w:t>
            </w:r>
          </w:p>
        </w:tc>
        <w:tc>
          <w:tcPr>
            <w:tcW w:w="3120" w:type="dxa"/>
            <w:tcMar>
              <w:top w:w="100" w:type="dxa"/>
              <w:left w:w="100" w:type="dxa"/>
              <w:bottom w:w="100" w:type="dxa"/>
              <w:right w:w="100" w:type="dxa"/>
            </w:tcMar>
          </w:tcPr>
          <w:p w14:paraId="7A22E448"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95.21</w:t>
            </w:r>
          </w:p>
        </w:tc>
      </w:tr>
      <w:tr w:rsidR="00EC54CA" w:rsidRPr="00502554" w14:paraId="67A4A031" w14:textId="77777777" w:rsidTr="00E96BA4">
        <w:tc>
          <w:tcPr>
            <w:tcW w:w="3120" w:type="dxa"/>
            <w:tcMar>
              <w:top w:w="100" w:type="dxa"/>
              <w:left w:w="100" w:type="dxa"/>
              <w:bottom w:w="100" w:type="dxa"/>
              <w:right w:w="100" w:type="dxa"/>
            </w:tcMar>
          </w:tcPr>
          <w:p w14:paraId="3AED80B5"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volume</w:t>
            </w:r>
          </w:p>
        </w:tc>
        <w:tc>
          <w:tcPr>
            <w:tcW w:w="3120" w:type="dxa"/>
            <w:tcMar>
              <w:top w:w="100" w:type="dxa"/>
              <w:left w:w="100" w:type="dxa"/>
              <w:bottom w:w="100" w:type="dxa"/>
              <w:right w:w="100" w:type="dxa"/>
            </w:tcMar>
          </w:tcPr>
          <w:p w14:paraId="446F65B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009ED02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3913C86E" w14:textId="77777777" w:rsidTr="00E96BA4">
        <w:tc>
          <w:tcPr>
            <w:tcW w:w="3120" w:type="dxa"/>
            <w:tcMar>
              <w:top w:w="100" w:type="dxa"/>
              <w:left w:w="100" w:type="dxa"/>
              <w:bottom w:w="100" w:type="dxa"/>
              <w:right w:w="100" w:type="dxa"/>
            </w:tcMar>
          </w:tcPr>
          <w:p w14:paraId="31A255D7"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travel time</w:t>
            </w:r>
          </w:p>
        </w:tc>
        <w:tc>
          <w:tcPr>
            <w:tcW w:w="3120" w:type="dxa"/>
            <w:tcMar>
              <w:top w:w="100" w:type="dxa"/>
              <w:left w:w="100" w:type="dxa"/>
              <w:bottom w:w="100" w:type="dxa"/>
              <w:right w:w="100" w:type="dxa"/>
            </w:tcMar>
          </w:tcPr>
          <w:p w14:paraId="3BC3D679" w14:textId="77777777" w:rsidR="00EC54CA" w:rsidRPr="00502554" w:rsidRDefault="00EC54CA" w:rsidP="00E96BA4">
            <w:pPr>
              <w:jc w:val="center"/>
              <w:rPr>
                <w:rFonts w:ascii="Times New Roman" w:hAnsi="Times New Roman" w:cs="Times New Roman"/>
              </w:rPr>
            </w:pPr>
            <w:r w:rsidRPr="00502554">
              <w:rPr>
                <w:rFonts w:ascii="Times New Roman" w:eastAsia="SimSun" w:hAnsi="Times New Roman" w:cs="Times New Roman"/>
              </w:rPr>
              <w:t>——</w:t>
            </w:r>
          </w:p>
        </w:tc>
        <w:tc>
          <w:tcPr>
            <w:tcW w:w="3120" w:type="dxa"/>
            <w:tcMar>
              <w:top w:w="100" w:type="dxa"/>
              <w:left w:w="100" w:type="dxa"/>
              <w:bottom w:w="100" w:type="dxa"/>
              <w:right w:w="100" w:type="dxa"/>
            </w:tcMar>
          </w:tcPr>
          <w:p w14:paraId="6307B0B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104.85</w:t>
            </w:r>
          </w:p>
        </w:tc>
      </w:tr>
      <w:tr w:rsidR="00EC54CA" w:rsidRPr="00502554" w14:paraId="14472756" w14:textId="77777777" w:rsidTr="00E96BA4">
        <w:tc>
          <w:tcPr>
            <w:tcW w:w="3120" w:type="dxa"/>
            <w:tcMar>
              <w:top w:w="100" w:type="dxa"/>
              <w:left w:w="100" w:type="dxa"/>
              <w:bottom w:w="100" w:type="dxa"/>
              <w:right w:w="100" w:type="dxa"/>
            </w:tcMar>
          </w:tcPr>
          <w:p w14:paraId="46FCFD4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volume</w:t>
            </w:r>
          </w:p>
        </w:tc>
        <w:tc>
          <w:tcPr>
            <w:tcW w:w="3120" w:type="dxa"/>
            <w:tcMar>
              <w:top w:w="100" w:type="dxa"/>
              <w:left w:w="100" w:type="dxa"/>
              <w:bottom w:w="100" w:type="dxa"/>
              <w:right w:w="100" w:type="dxa"/>
            </w:tcMar>
          </w:tcPr>
          <w:p w14:paraId="728D540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3120" w:type="dxa"/>
            <w:tcMar>
              <w:top w:w="100" w:type="dxa"/>
              <w:left w:w="100" w:type="dxa"/>
              <w:bottom w:w="100" w:type="dxa"/>
              <w:right w:w="100" w:type="dxa"/>
            </w:tcMar>
          </w:tcPr>
          <w:p w14:paraId="32DE469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08BCDA39"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 xml:space="preserve">From the statistics above, not all vehicles take the path 3 because of link capacity limitation. And the travel time on path 3 is a little longer than other two paths’. Neither does paradox occur under high demand in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w:t>
      </w:r>
    </w:p>
    <w:p w14:paraId="500C773A" w14:textId="77777777" w:rsidR="00EC54CA" w:rsidRPr="00502554" w:rsidRDefault="00EC54CA" w:rsidP="00EC54CA">
      <w:pPr>
        <w:jc w:val="both"/>
        <w:rPr>
          <w:rFonts w:ascii="Times New Roman" w:hAnsi="Times New Roman" w:cs="Times New Roman"/>
        </w:rPr>
      </w:pPr>
    </w:p>
    <w:p w14:paraId="0946C09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8: Close NEXTA.</w:t>
      </w:r>
    </w:p>
    <w:p w14:paraId="7A57367F" w14:textId="77777777" w:rsidR="00EC54CA" w:rsidRPr="00502554" w:rsidRDefault="00EC54CA" w:rsidP="00EC54CA">
      <w:pPr>
        <w:rPr>
          <w:rFonts w:ascii="Times New Roman" w:hAnsi="Times New Roman" w:cs="Times New Roman"/>
          <w:b/>
        </w:rPr>
      </w:pPr>
    </w:p>
    <w:sectPr w:rsidR="00EC54CA" w:rsidRPr="00502554" w:rsidSect="00F81D0C">
      <w:pgSz w:w="12240" w:h="15840"/>
      <w:pgMar w:top="108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3" w:author="monireh mahmoudi" w:date="2013-12-30T04:53:00Z" w:initials="">
    <w:p w14:paraId="104D4517" w14:textId="77777777" w:rsidR="001C19BE" w:rsidRDefault="001C19BE" w:rsidP="00EC54CA">
      <w:pPr>
        <w:spacing w:line="240" w:lineRule="auto"/>
      </w:pPr>
      <w:r>
        <w:t xml:space="preserve">According to the picture below, isn't it 5 links? </w:t>
      </w:r>
      <w:proofErr w:type="gramStart"/>
      <w:r>
        <w:t>However</w:t>
      </w:r>
      <w:proofErr w:type="gramEnd"/>
      <w:r>
        <w:t xml:space="preserve"> when I open this file, I have only 4 links.</w:t>
      </w:r>
    </w:p>
  </w:comment>
  <w:comment w:id="102" w:author="Shreyas" w:date="2016-10-06T18:14:00Z" w:initials="A">
    <w:p w14:paraId="1A8629C5" w14:textId="186A174B" w:rsidR="001C19BE" w:rsidRDefault="001C19BE">
      <w:pPr>
        <w:pStyle w:val="CommentText"/>
      </w:pPr>
      <w:r>
        <w:rPr>
          <w:rStyle w:val="CommentReference"/>
        </w:rPr>
        <w:annotationRef/>
      </w:r>
      <w:r>
        <w:t xml:space="preserve">For </w:t>
      </w:r>
      <w:proofErr w:type="spellStart"/>
      <w:proofErr w:type="gramStart"/>
      <w:r>
        <w:t>a,b</w:t>
      </w:r>
      <w:proofErr w:type="spellEnd"/>
      <w:proofErr w:type="gramEnd"/>
      <w:r>
        <w:t xml:space="preserve"> link length is 0.01 mile and that of e is 0.001 mile. Is it correct?</w:t>
      </w:r>
    </w:p>
  </w:comment>
  <w:comment w:id="103" w:author="Shreyas" w:date="2016-10-06T18:15:00Z" w:initials="A">
    <w:p w14:paraId="1C892655" w14:textId="002AF58A" w:rsidR="001C19BE" w:rsidRDefault="001C19BE">
      <w:pPr>
        <w:pStyle w:val="CommentText"/>
      </w:pPr>
      <w:r>
        <w:rPr>
          <w:rStyle w:val="CommentReference"/>
        </w:rPr>
        <w:annotationRef/>
      </w:r>
      <w:r>
        <w:t>Lane capacity is 1714</w:t>
      </w:r>
    </w:p>
  </w:comment>
  <w:comment w:id="106" w:author="monireh mahmoudi" w:date="2013-12-30T04:51:00Z" w:initials="">
    <w:p w14:paraId="7F602AD7" w14:textId="77777777" w:rsidR="001C19BE" w:rsidRDefault="001C19BE" w:rsidP="00EC54CA">
      <w:pPr>
        <w:spacing w:line="240" w:lineRule="auto"/>
      </w:pPr>
      <w:r>
        <w:t xml:space="preserve">I checked from "View Link Data Table", </w:t>
      </w:r>
      <w:proofErr w:type="spellStart"/>
      <w:r>
        <w:t>BPR_alpha_term</w:t>
      </w:r>
      <w:proofErr w:type="spellEnd"/>
      <w:r>
        <w:t xml:space="preserve"> for c and d is 0.15 and 0.15. Should I edit them?</w:t>
      </w:r>
    </w:p>
  </w:comment>
  <w:comment w:id="107" w:author="Shreyas" w:date="2016-10-06T18:22:00Z" w:initials="A">
    <w:p w14:paraId="2FE81003" w14:textId="46076E06" w:rsidR="001C19BE" w:rsidRDefault="001C19BE" w:rsidP="000507FE">
      <w:pPr>
        <w:pStyle w:val="CommentText"/>
      </w:pPr>
      <w:r>
        <w:rPr>
          <w:rStyle w:val="CommentReference"/>
        </w:rPr>
        <w:annotationRef/>
      </w:r>
      <w:r>
        <w:t>BPR alpha from Link data table shows 1500 but the excel file shows it as 0.</w:t>
      </w:r>
    </w:p>
  </w:comment>
  <w:comment w:id="111" w:author="monireh mahmoudi" w:date="2013-12-30T04:50:00Z" w:initials="">
    <w:p w14:paraId="27587B3F" w14:textId="77777777" w:rsidR="001C19BE" w:rsidRDefault="001C19BE" w:rsidP="00EC54CA">
      <w:pPr>
        <w:spacing w:line="240" w:lineRule="auto"/>
      </w:pPr>
      <w:r>
        <w:t xml:space="preserve">I checked from "View Link Data Table", </w:t>
      </w:r>
      <w:proofErr w:type="spellStart"/>
      <w:r>
        <w:t>BPR_beta_term</w:t>
      </w:r>
      <w:proofErr w:type="spellEnd"/>
      <w:r>
        <w:t xml:space="preserve"> for c and d is 4.00 and 4.00. Should I edit them?</w:t>
      </w:r>
    </w:p>
  </w:comment>
  <w:comment w:id="112" w:author="Shreyas" w:date="2016-10-06T18:15:00Z" w:initials="A">
    <w:p w14:paraId="0D50D155" w14:textId="376D881C" w:rsidR="001C19BE" w:rsidRDefault="001C19BE">
      <w:pPr>
        <w:pStyle w:val="CommentText"/>
      </w:pPr>
      <w:r>
        <w:rPr>
          <w:rStyle w:val="CommentReference"/>
        </w:rPr>
        <w:annotationRef/>
      </w:r>
      <w:r>
        <w:t xml:space="preserve">BPR beta is shown as 1 for </w:t>
      </w:r>
      <w:proofErr w:type="spellStart"/>
      <w:proofErr w:type="gramStart"/>
      <w:r>
        <w:t>a,b</w:t>
      </w:r>
      <w:proofErr w:type="gramEnd"/>
      <w:r>
        <w:t>,c,d</w:t>
      </w:r>
      <w:proofErr w:type="spellEnd"/>
      <w:r>
        <w:t>. For e it is 4.</w:t>
      </w:r>
    </w:p>
  </w:comment>
  <w:comment w:id="124" w:author="Shreyas" w:date="2016-10-06T18:58:00Z" w:initials="A">
    <w:p w14:paraId="2DFCF9C3" w14:textId="1B8F1A84" w:rsidR="001C19BE" w:rsidRDefault="001C19BE">
      <w:pPr>
        <w:pStyle w:val="CommentText"/>
      </w:pPr>
      <w:r>
        <w:rPr>
          <w:rStyle w:val="CommentReference"/>
        </w:rPr>
        <w:annotationRef/>
      </w:r>
      <w:r>
        <w:t>Says field length not defined in input_link.csv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4D4517" w15:done="0"/>
  <w15:commentEx w15:paraId="1A8629C5" w15:done="0"/>
  <w15:commentEx w15:paraId="1C892655" w15:done="0"/>
  <w15:commentEx w15:paraId="7F602AD7" w15:done="0"/>
  <w15:commentEx w15:paraId="2FE81003" w15:done="0"/>
  <w15:commentEx w15:paraId="27587B3F" w15:done="0"/>
  <w15:commentEx w15:paraId="0D50D155" w15:done="0"/>
  <w15:commentEx w15:paraId="2DFCF9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51507"/>
    <w:multiLevelType w:val="multilevel"/>
    <w:tmpl w:val="AC3035FE"/>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szCs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szCs w:val="22"/>
        <w:u w:val="none"/>
        <w:vertAlign w:val="baseline"/>
      </w:rPr>
    </w:lvl>
    <w:lvl w:ilvl="2">
      <w:start w:val="1"/>
      <w:numFmt w:val="lowerRoman"/>
      <w:lvlText w:val="%3."/>
      <w:lvlJc w:val="left"/>
      <w:pPr>
        <w:ind w:left="2160" w:firstLine="1980"/>
      </w:pPr>
      <w:rPr>
        <w:rFonts w:ascii="Times New Roman" w:eastAsia="Times New Roman" w:hAnsi="Times New Roman" w:cs="Times New Roman"/>
        <w:b w:val="0"/>
        <w:i w:val="0"/>
        <w:smallCaps w:val="0"/>
        <w:strike w:val="0"/>
        <w:color w:val="000000"/>
        <w:sz w:val="22"/>
        <w:szCs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szCs w:val="22"/>
        <w:u w:val="none"/>
        <w:vertAlign w:val="baseline"/>
      </w:rPr>
    </w:lvl>
    <w:lvl w:ilvl="5">
      <w:start w:val="1"/>
      <w:numFmt w:val="lowerRoman"/>
      <w:lvlText w:val="%6."/>
      <w:lvlJc w:val="left"/>
      <w:pPr>
        <w:ind w:left="4320" w:firstLine="4140"/>
      </w:pPr>
      <w:rPr>
        <w:rFonts w:ascii="Times New Roman" w:eastAsia="Times New Roman" w:hAnsi="Times New Roman" w:cs="Times New Roman"/>
        <w:b w:val="0"/>
        <w:i w:val="0"/>
        <w:smallCaps w:val="0"/>
        <w:strike w:val="0"/>
        <w:color w:val="000000"/>
        <w:sz w:val="22"/>
        <w:szCs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szCs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szCs w:val="22"/>
        <w:u w:val="none"/>
        <w:vertAlign w:val="baseline"/>
      </w:rPr>
    </w:lvl>
    <w:lvl w:ilvl="8">
      <w:start w:val="1"/>
      <w:numFmt w:val="lowerRoman"/>
      <w:lvlText w:val="%9."/>
      <w:lvlJc w:val="left"/>
      <w:pPr>
        <w:ind w:left="6480" w:firstLine="6300"/>
      </w:pPr>
      <w:rPr>
        <w:rFonts w:ascii="Times New Roman" w:eastAsia="Times New Roman" w:hAnsi="Times New Roman" w:cs="Times New Roman"/>
        <w:b w:val="0"/>
        <w:i w:val="0"/>
        <w:smallCaps w:val="0"/>
        <w:strike w:val="0"/>
        <w:color w:val="000000"/>
        <w:sz w:val="22"/>
        <w:szCs w:val="22"/>
        <w:u w:val="none"/>
        <w:vertAlign w:val="baseline"/>
      </w:rPr>
    </w:lvl>
  </w:abstractNum>
  <w:abstractNum w:abstractNumId="1" w15:restartNumberingAfterBreak="0">
    <w:nsid w:val="5F3C3C37"/>
    <w:multiLevelType w:val="multilevel"/>
    <w:tmpl w:val="A52AD94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76421EA9"/>
    <w:multiLevelType w:val="multilevel"/>
    <w:tmpl w:val="F86A9C12"/>
    <w:lvl w:ilvl="0">
      <w:start w:val="1"/>
      <w:numFmt w:val="decimal"/>
      <w:lvlText w:val="%1."/>
      <w:lvlJc w:val="left"/>
      <w:pPr>
        <w:ind w:left="781" w:firstLine="36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201" w:firstLine="781"/>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1621" w:firstLine="1201"/>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041" w:firstLine="1621"/>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2461" w:firstLine="2041"/>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2881" w:firstLine="2461"/>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3301" w:firstLine="2881"/>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3721" w:firstLine="3301"/>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4141" w:firstLine="3721"/>
      </w:pPr>
      <w:rPr>
        <w:rFonts w:ascii="Arial" w:eastAsia="Arial" w:hAnsi="Arial" w:cs="Arial"/>
        <w:b w:val="0"/>
        <w:i w:val="0"/>
        <w:smallCaps w:val="0"/>
        <w:strike w:val="0"/>
        <w:color w:val="000000"/>
        <w:sz w:val="22"/>
        <w:szCs w:val="22"/>
        <w:u w:val="none"/>
        <w:vertAlign w:val="baseli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shreyasdeshmukh4@gmail.com">
    <w15:presenceInfo w15:providerId="Windows Live" w15:userId="ce477f269bc9b8bf"/>
  </w15:person>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trackRevision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4CA"/>
    <w:rsid w:val="000507FE"/>
    <w:rsid w:val="001160E0"/>
    <w:rsid w:val="001402BB"/>
    <w:rsid w:val="001C19BE"/>
    <w:rsid w:val="001D12E3"/>
    <w:rsid w:val="00255CDF"/>
    <w:rsid w:val="003B50E5"/>
    <w:rsid w:val="003D07BE"/>
    <w:rsid w:val="0042121A"/>
    <w:rsid w:val="004A7059"/>
    <w:rsid w:val="004C45E6"/>
    <w:rsid w:val="00515D6B"/>
    <w:rsid w:val="005672F2"/>
    <w:rsid w:val="005B01C0"/>
    <w:rsid w:val="00684491"/>
    <w:rsid w:val="00747805"/>
    <w:rsid w:val="00783356"/>
    <w:rsid w:val="007E23A1"/>
    <w:rsid w:val="00855CD5"/>
    <w:rsid w:val="008948C4"/>
    <w:rsid w:val="009E35E6"/>
    <w:rsid w:val="00A761BC"/>
    <w:rsid w:val="00A919FA"/>
    <w:rsid w:val="00AB6791"/>
    <w:rsid w:val="00AD1785"/>
    <w:rsid w:val="00BD26D1"/>
    <w:rsid w:val="00CC6A7B"/>
    <w:rsid w:val="00DA7120"/>
    <w:rsid w:val="00E164F5"/>
    <w:rsid w:val="00E24430"/>
    <w:rsid w:val="00E96BA4"/>
    <w:rsid w:val="00EC54CA"/>
    <w:rsid w:val="00F81D0C"/>
    <w:rsid w:val="00FD76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E881"/>
  <w15:chartTrackingRefBased/>
  <w15:docId w15:val="{CD7F75F7-1EB1-4A0F-90B4-11E7A3E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EC54CA"/>
    <w:pPr>
      <w:widowControl w:val="0"/>
      <w:spacing w:after="0" w:line="276" w:lineRule="auto"/>
      <w:contextualSpacing/>
    </w:pPr>
    <w:rPr>
      <w:rFonts w:ascii="Arial" w:eastAsia="Arial" w:hAnsi="Arial" w:cs="Arial"/>
      <w:color w:val="000000"/>
    </w:rPr>
  </w:style>
  <w:style w:type="paragraph" w:styleId="Heading1">
    <w:name w:val="heading 1"/>
    <w:basedOn w:val="Normal"/>
    <w:next w:val="Normal"/>
    <w:link w:val="Heading1Char"/>
    <w:rsid w:val="00EC54CA"/>
    <w:pPr>
      <w:spacing w:before="480" w:after="120"/>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54CA"/>
    <w:rPr>
      <w:rFonts w:ascii="Arial" w:eastAsia="Arial" w:hAnsi="Arial" w:cs="Arial"/>
      <w:b/>
      <w:color w:val="000000"/>
      <w:sz w:val="36"/>
      <w:szCs w:val="36"/>
    </w:rPr>
  </w:style>
  <w:style w:type="paragraph" w:styleId="Title">
    <w:name w:val="Title"/>
    <w:basedOn w:val="Normal"/>
    <w:next w:val="Normal"/>
    <w:link w:val="TitleChar"/>
    <w:rsid w:val="00EC54CA"/>
    <w:pPr>
      <w:spacing w:before="480" w:after="120"/>
    </w:pPr>
    <w:rPr>
      <w:b/>
      <w:sz w:val="72"/>
      <w:szCs w:val="72"/>
    </w:rPr>
  </w:style>
  <w:style w:type="character" w:customStyle="1" w:styleId="TitleChar">
    <w:name w:val="Title Char"/>
    <w:basedOn w:val="DefaultParagraphFont"/>
    <w:link w:val="Title"/>
    <w:rsid w:val="00EC54CA"/>
    <w:rPr>
      <w:rFonts w:ascii="Arial" w:eastAsia="Arial" w:hAnsi="Arial" w:cs="Arial"/>
      <w:b/>
      <w:color w:val="000000"/>
      <w:sz w:val="72"/>
      <w:szCs w:val="72"/>
    </w:rPr>
  </w:style>
  <w:style w:type="paragraph" w:styleId="Subtitle">
    <w:name w:val="Subtitle"/>
    <w:basedOn w:val="Normal"/>
    <w:next w:val="Normal"/>
    <w:link w:val="SubtitleChar"/>
    <w:rsid w:val="00EC54CA"/>
    <w:pP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C54C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C54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4CA"/>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E164F5"/>
    <w:rPr>
      <w:sz w:val="16"/>
      <w:szCs w:val="16"/>
    </w:rPr>
  </w:style>
  <w:style w:type="paragraph" w:styleId="CommentText">
    <w:name w:val="annotation text"/>
    <w:basedOn w:val="Normal"/>
    <w:link w:val="CommentTextChar"/>
    <w:uiPriority w:val="99"/>
    <w:semiHidden/>
    <w:unhideWhenUsed/>
    <w:rsid w:val="00E164F5"/>
    <w:pPr>
      <w:spacing w:line="240" w:lineRule="auto"/>
    </w:pPr>
    <w:rPr>
      <w:sz w:val="20"/>
      <w:szCs w:val="20"/>
    </w:rPr>
  </w:style>
  <w:style w:type="character" w:customStyle="1" w:styleId="CommentTextChar">
    <w:name w:val="Comment Text Char"/>
    <w:basedOn w:val="DefaultParagraphFont"/>
    <w:link w:val="CommentText"/>
    <w:uiPriority w:val="99"/>
    <w:semiHidden/>
    <w:rsid w:val="00E164F5"/>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E164F5"/>
    <w:rPr>
      <w:b/>
      <w:bCs/>
    </w:rPr>
  </w:style>
  <w:style w:type="character" w:customStyle="1" w:styleId="CommentSubjectChar">
    <w:name w:val="Comment Subject Char"/>
    <w:basedOn w:val="CommentTextChar"/>
    <w:link w:val="CommentSubject"/>
    <w:uiPriority w:val="99"/>
    <w:semiHidden/>
    <w:rsid w:val="00E164F5"/>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microsoft.com/office/2011/relationships/commentsExtended" Target="commentsExtended.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png"/><Relationship Id="rId11" Type="http://schemas.openxmlformats.org/officeDocument/2006/relationships/hyperlink" Target="http://www.math.chalmers.se/~mipat/traffic.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1.png"/><Relationship Id="rId10" Type="http://schemas.openxmlformats.org/officeDocument/2006/relationships/hyperlink" Target="http://cowles.econ.yale.edu/archive/reprints/specpub-BMW.pdf"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owles.econ.yale.edu/archive/reprints/specpub-BMW.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2.png"/><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web.mit.edu/sheffi/www/urbanTransportation.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comments" Target="comments.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36</Pages>
  <Words>3299</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Deshmukh</dc:creator>
  <cp:keywords/>
  <dc:description/>
  <cp:lastModifiedBy>shreyasdeshmukh4@gmail.com</cp:lastModifiedBy>
  <cp:revision>13</cp:revision>
  <dcterms:created xsi:type="dcterms:W3CDTF">2016-10-06T23:56:00Z</dcterms:created>
  <dcterms:modified xsi:type="dcterms:W3CDTF">2016-10-14T07:47:00Z</dcterms:modified>
</cp:coreProperties>
</file>